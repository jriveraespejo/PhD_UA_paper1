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73186" w14:textId="7570A804" w:rsidR="00A27070" w:rsidRDefault="00A27070" w:rsidP="00A27070">
      <w:pPr>
        <w:rPr>
          <w:b/>
          <w:bCs/>
          <w:u w:val="single"/>
          <w:lang w:val="en-US"/>
        </w:rPr>
      </w:pPr>
      <w:r>
        <w:rPr>
          <w:b/>
          <w:bCs/>
          <w:u w:val="single"/>
          <w:lang w:val="en-US"/>
        </w:rPr>
        <w:t>Title</w:t>
      </w:r>
    </w:p>
    <w:p w14:paraId="18997F18" w14:textId="1EAE5501" w:rsidR="00A27070" w:rsidRPr="00A27070" w:rsidRDefault="00A27070" w:rsidP="00A27070">
      <w:pPr>
        <w:rPr>
          <w:lang w:val="en-US"/>
        </w:rPr>
      </w:pPr>
      <w:r w:rsidRPr="00A27070">
        <w:rPr>
          <w:lang w:val="en-US"/>
        </w:rPr>
        <w:t xml:space="preserve">Speech intelligibility: </w:t>
      </w:r>
      <w:r w:rsidR="006A1046">
        <w:rPr>
          <w:lang w:val="en-US"/>
        </w:rPr>
        <w:t>A</w:t>
      </w:r>
      <w:r w:rsidRPr="00A27070">
        <w:rPr>
          <w:lang w:val="en-US"/>
        </w:rPr>
        <w:t xml:space="preserve"> </w:t>
      </w:r>
      <w:r w:rsidR="004532E4">
        <w:rPr>
          <w:lang w:val="en-US"/>
        </w:rPr>
        <w:t xml:space="preserve">generalized </w:t>
      </w:r>
      <w:r w:rsidRPr="00A27070">
        <w:rPr>
          <w:lang w:val="en-US"/>
        </w:rPr>
        <w:t>latent variable approach on utterances’ transcriptions</w:t>
      </w:r>
    </w:p>
    <w:p w14:paraId="2C6B25D0" w14:textId="77777777" w:rsidR="00A27070" w:rsidRDefault="00A27070" w:rsidP="00AE594F">
      <w:pPr>
        <w:rPr>
          <w:b/>
          <w:bCs/>
          <w:u w:val="single"/>
          <w:lang w:val="en-US"/>
        </w:rPr>
      </w:pPr>
    </w:p>
    <w:p w14:paraId="26667AAE" w14:textId="7DEA9BE2" w:rsidR="00AE594F" w:rsidRPr="00E02405" w:rsidRDefault="00AE594F" w:rsidP="00AE594F">
      <w:pPr>
        <w:rPr>
          <w:b/>
          <w:bCs/>
          <w:u w:val="single"/>
          <w:lang w:val="en-US"/>
        </w:rPr>
      </w:pPr>
      <w:r w:rsidRPr="00E02405">
        <w:rPr>
          <w:b/>
          <w:bCs/>
          <w:u w:val="single"/>
          <w:lang w:val="en-US"/>
        </w:rPr>
        <w:t>Abstract</w:t>
      </w:r>
    </w:p>
    <w:p w14:paraId="5833D29A" w14:textId="1B588733" w:rsidR="00E43B34" w:rsidRDefault="00E43B34" w:rsidP="00E43B34">
      <w:pPr>
        <w:spacing w:before="100" w:beforeAutospacing="1" w:after="100" w:afterAutospacing="1" w:line="240" w:lineRule="auto"/>
        <w:jc w:val="both"/>
        <w:rPr>
          <w:rFonts w:eastAsia="Times New Roman" w:cstheme="minorHAnsi"/>
          <w:lang w:val="en-US" w:eastAsia="nl-BE"/>
        </w:rPr>
      </w:pPr>
      <w:r>
        <w:rPr>
          <w:rFonts w:eastAsia="Times New Roman" w:cstheme="minorHAnsi"/>
          <w:i/>
          <w:iCs/>
          <w:lang w:val="en-US" w:eastAsia="nl-BE"/>
        </w:rPr>
        <w:t>Intelligibility</w:t>
      </w:r>
      <w:r w:rsidRPr="002B73E9">
        <w:rPr>
          <w:rFonts w:eastAsia="Times New Roman" w:cstheme="minorHAnsi"/>
          <w:lang w:val="en-US" w:eastAsia="nl-BE"/>
        </w:rPr>
        <w:t xml:space="preserve"> </w:t>
      </w:r>
      <w:r w:rsidR="00DD0A9B">
        <w:rPr>
          <w:rFonts w:eastAsia="Times New Roman" w:cstheme="minorHAnsi"/>
          <w:lang w:val="en-US" w:eastAsia="nl-BE"/>
        </w:rPr>
        <w:t xml:space="preserve">is </w:t>
      </w:r>
      <w:r>
        <w:rPr>
          <w:rFonts w:eastAsia="Times New Roman" w:cstheme="minorHAnsi"/>
          <w:lang w:val="en-US" w:eastAsia="nl-BE"/>
        </w:rPr>
        <w:t>defined as “the extent to which a speaker’s message is understood by the listener” [15]</w:t>
      </w:r>
      <w:r w:rsidR="00F22F79">
        <w:rPr>
          <w:rFonts w:eastAsia="Times New Roman" w:cstheme="minorHAnsi"/>
          <w:lang w:val="en-US" w:eastAsia="nl-BE"/>
        </w:rPr>
        <w:t>.</w:t>
      </w:r>
      <w:r>
        <w:rPr>
          <w:rFonts w:eastAsia="Times New Roman" w:cstheme="minorHAnsi"/>
          <w:lang w:val="en-US" w:eastAsia="nl-BE"/>
        </w:rPr>
        <w:t xml:space="preserve"> </w:t>
      </w:r>
      <w:r w:rsidR="00F22F79">
        <w:rPr>
          <w:rFonts w:eastAsia="Times New Roman" w:cstheme="minorHAnsi"/>
          <w:lang w:val="en-US" w:eastAsia="nl-BE"/>
        </w:rPr>
        <w:t>I</w:t>
      </w:r>
      <w:r w:rsidRPr="00F24424">
        <w:rPr>
          <w:rFonts w:eastAsia="Times New Roman" w:cstheme="minorHAnsi"/>
          <w:lang w:val="en-US" w:eastAsia="nl-BE"/>
        </w:rPr>
        <w:t>ts attainment carries an important societal value</w:t>
      </w:r>
      <w:r>
        <w:rPr>
          <w:rFonts w:eastAsia="Times New Roman" w:cstheme="minorHAnsi"/>
          <w:lang w:val="en-US" w:eastAsia="nl-BE"/>
        </w:rPr>
        <w:t xml:space="preserve">, as it is </w:t>
      </w:r>
      <w:r w:rsidRPr="00F24424">
        <w:rPr>
          <w:rFonts w:eastAsia="Times New Roman" w:cstheme="minorHAnsi"/>
          <w:lang w:val="en-US" w:eastAsia="nl-BE"/>
        </w:rPr>
        <w:t>a milestone in language development</w:t>
      </w:r>
      <w:r>
        <w:rPr>
          <w:rFonts w:eastAsia="Times New Roman" w:cstheme="minorHAnsi"/>
          <w:lang w:val="en-US" w:eastAsia="nl-BE"/>
        </w:rPr>
        <w:t xml:space="preserve"> </w:t>
      </w:r>
      <w:r w:rsidRPr="00F24424">
        <w:rPr>
          <w:rFonts w:eastAsia="Times New Roman" w:cstheme="minorHAnsi"/>
          <w:lang w:val="en-US" w:eastAsia="nl-BE"/>
        </w:rPr>
        <w:t>[</w:t>
      </w:r>
      <w:r>
        <w:rPr>
          <w:rFonts w:eastAsia="Times New Roman" w:cstheme="minorHAnsi"/>
          <w:lang w:val="en-US" w:eastAsia="nl-BE"/>
        </w:rPr>
        <w:t>4</w:t>
      </w:r>
      <w:r w:rsidRPr="00F24424">
        <w:rPr>
          <w:rFonts w:eastAsia="Times New Roman" w:cstheme="minorHAnsi"/>
          <w:lang w:val="en-US" w:eastAsia="nl-BE"/>
        </w:rPr>
        <w:t>]</w:t>
      </w:r>
      <w:r>
        <w:rPr>
          <w:rFonts w:eastAsia="Times New Roman" w:cstheme="minorHAnsi"/>
          <w:lang w:val="en-US" w:eastAsia="nl-BE"/>
        </w:rPr>
        <w:t xml:space="preserve">. </w:t>
      </w:r>
      <w:r w:rsidR="00A30E5A" w:rsidRPr="00A30E5A">
        <w:rPr>
          <w:rFonts w:eastAsia="Times New Roman" w:cstheme="minorHAnsi"/>
          <w:lang w:val="en-US" w:eastAsia="nl-BE"/>
        </w:rPr>
        <w:t>For its measurement</w:t>
      </w:r>
      <w:r w:rsidR="00A30E5A">
        <w:rPr>
          <w:rFonts w:eastAsia="Times New Roman" w:cstheme="minorHAnsi"/>
          <w:lang w:val="en-US" w:eastAsia="nl-BE"/>
        </w:rPr>
        <w:t>,</w:t>
      </w:r>
      <w:r w:rsidR="00A30E5A">
        <w:rPr>
          <w:rFonts w:eastAsia="Times New Roman"/>
          <w:lang w:val="en-US"/>
        </w:rPr>
        <w:t xml:space="preserve"> </w:t>
      </w:r>
      <w:r w:rsidR="00A30E5A" w:rsidRPr="005A2083">
        <w:rPr>
          <w:rFonts w:eastAsia="Times New Roman"/>
          <w:lang w:val="en-US"/>
        </w:rPr>
        <w:t xml:space="preserve">orthographic </w:t>
      </w:r>
      <w:r w:rsidRPr="005A2083">
        <w:rPr>
          <w:rFonts w:eastAsia="Times New Roman"/>
          <w:lang w:val="en-US"/>
        </w:rPr>
        <w:t>transcri</w:t>
      </w:r>
      <w:r>
        <w:rPr>
          <w:rFonts w:eastAsia="Times New Roman"/>
          <w:lang w:val="en-US"/>
        </w:rPr>
        <w:t xml:space="preserve">ptions of </w:t>
      </w:r>
      <w:r w:rsidRPr="005A2083">
        <w:rPr>
          <w:rFonts w:eastAsia="Times New Roman"/>
          <w:lang w:val="en-US"/>
        </w:rPr>
        <w:t>utterances</w:t>
      </w:r>
      <w:r w:rsidR="00A30E5A">
        <w:rPr>
          <w:rFonts w:eastAsia="Times New Roman"/>
          <w:lang w:val="en-US"/>
        </w:rPr>
        <w:t xml:space="preserve"> are used </w:t>
      </w:r>
      <w:r w:rsidRPr="005A2083">
        <w:rPr>
          <w:rFonts w:eastAsia="Times New Roman"/>
          <w:lang w:val="en-US"/>
        </w:rPr>
        <w:t>to construct an entropy score</w:t>
      </w:r>
      <w:r w:rsidR="00A30E5A">
        <w:rPr>
          <w:rFonts w:eastAsia="Times New Roman"/>
          <w:lang w:val="en-US"/>
        </w:rPr>
        <w:t>,</w:t>
      </w:r>
      <w:r w:rsidRPr="005A2083">
        <w:rPr>
          <w:rFonts w:eastAsia="Times New Roman"/>
          <w:lang w:val="en-US"/>
        </w:rPr>
        <w:t xml:space="preserve"> </w:t>
      </w:r>
      <w:r w:rsidR="00A30E5A">
        <w:rPr>
          <w:rFonts w:eastAsia="Times New Roman"/>
          <w:lang w:val="en-US"/>
        </w:rPr>
        <w:t xml:space="preserve">which </w:t>
      </w:r>
      <w:r w:rsidRPr="005A2083">
        <w:rPr>
          <w:rFonts w:eastAsia="Times New Roman"/>
          <w:lang w:val="en-US"/>
        </w:rPr>
        <w:t xml:space="preserve">express the degree of (dis)agreement in </w:t>
      </w:r>
      <w:r w:rsidR="00BA1021">
        <w:rPr>
          <w:rFonts w:eastAsia="Times New Roman"/>
          <w:lang w:val="en-US"/>
        </w:rPr>
        <w:t>such</w:t>
      </w:r>
      <w:r w:rsidR="00BE0A5C">
        <w:rPr>
          <w:rFonts w:eastAsia="Times New Roman"/>
          <w:lang w:val="en-US"/>
        </w:rPr>
        <w:t xml:space="preserve"> transcriptions </w:t>
      </w:r>
      <w:r w:rsidRPr="005A2083">
        <w:rPr>
          <w:rFonts w:eastAsia="Times New Roman"/>
          <w:lang w:val="en-US"/>
        </w:rPr>
        <w:t>[</w:t>
      </w:r>
      <w:r>
        <w:rPr>
          <w:rFonts w:eastAsia="Times New Roman"/>
          <w:lang w:val="en-US"/>
        </w:rPr>
        <w:t>2</w:t>
      </w:r>
      <w:r w:rsidRPr="005A2083">
        <w:rPr>
          <w:rFonts w:eastAsia="Times New Roman"/>
          <w:lang w:val="en-US"/>
        </w:rPr>
        <w:t>,</w:t>
      </w:r>
      <w:r>
        <w:rPr>
          <w:rFonts w:eastAsia="Times New Roman"/>
          <w:lang w:val="en-US"/>
        </w:rPr>
        <w:t>22</w:t>
      </w:r>
      <w:r w:rsidRPr="005A2083">
        <w:rPr>
          <w:rFonts w:eastAsia="Times New Roman"/>
          <w:lang w:val="en-US"/>
        </w:rPr>
        <w:t>]</w:t>
      </w:r>
      <w:r>
        <w:rPr>
          <w:rFonts w:eastAsia="Times New Roman"/>
          <w:lang w:val="en-US"/>
        </w:rPr>
        <w:t>.</w:t>
      </w:r>
      <w:r w:rsidR="00A30E5A">
        <w:rPr>
          <w:rFonts w:eastAsia="Times New Roman"/>
          <w:lang w:val="en-US"/>
        </w:rPr>
        <w:t xml:space="preserve"> </w:t>
      </w:r>
      <w:r w:rsidR="003E4379">
        <w:rPr>
          <w:rFonts w:eastAsia="Times New Roman"/>
          <w:lang w:val="en-US"/>
        </w:rPr>
        <w:t xml:space="preserve">However, </w:t>
      </w:r>
      <w:r w:rsidR="003E4379" w:rsidRPr="00D74850">
        <w:rPr>
          <w:rFonts w:eastAsia="Times New Roman" w:cstheme="minorHAnsi"/>
          <w:lang w:val="en-US" w:eastAsia="nl-BE"/>
        </w:rPr>
        <w:t xml:space="preserve">although </w:t>
      </w:r>
      <w:r w:rsidR="003E4379">
        <w:rPr>
          <w:rFonts w:eastAsia="Times New Roman" w:cstheme="minorHAnsi"/>
          <w:lang w:val="en-US" w:eastAsia="nl-BE"/>
        </w:rPr>
        <w:t>the bene</w:t>
      </w:r>
      <w:r w:rsidR="00976C39">
        <w:rPr>
          <w:rFonts w:eastAsia="Times New Roman" w:cstheme="minorHAnsi"/>
          <w:lang w:val="en-US" w:eastAsia="nl-BE"/>
        </w:rPr>
        <w:t>fi</w:t>
      </w:r>
      <w:r w:rsidR="003E4379">
        <w:rPr>
          <w:rFonts w:eastAsia="Times New Roman" w:cstheme="minorHAnsi"/>
          <w:lang w:val="en-US" w:eastAsia="nl-BE"/>
        </w:rPr>
        <w:t xml:space="preserve">ts of </w:t>
      </w:r>
      <w:r w:rsidR="003E4379">
        <w:rPr>
          <w:rFonts w:eastAsia="Times New Roman"/>
          <w:lang w:val="en-US"/>
        </w:rPr>
        <w:t xml:space="preserve">using transcriptions </w:t>
      </w:r>
      <w:r w:rsidR="003E4379" w:rsidRPr="00D74850">
        <w:rPr>
          <w:rFonts w:eastAsia="Times New Roman" w:cstheme="minorHAnsi"/>
          <w:lang w:val="en-US" w:eastAsia="nl-BE"/>
        </w:rPr>
        <w:t xml:space="preserve">to </w:t>
      </w:r>
      <w:r w:rsidR="00F22F79">
        <w:rPr>
          <w:rFonts w:eastAsia="Times New Roman" w:cstheme="minorHAnsi"/>
          <w:lang w:val="en-US" w:eastAsia="nl-BE"/>
        </w:rPr>
        <w:t xml:space="preserve">(indirectly) </w:t>
      </w:r>
      <w:r w:rsidR="003E4379" w:rsidRPr="00D74850">
        <w:rPr>
          <w:rFonts w:eastAsia="Times New Roman" w:cstheme="minorHAnsi"/>
          <w:lang w:val="en-US" w:eastAsia="nl-BE"/>
        </w:rPr>
        <w:t xml:space="preserve">quantify </w:t>
      </w:r>
      <w:r w:rsidR="003E4379" w:rsidRPr="008C72C0">
        <w:rPr>
          <w:rFonts w:eastAsia="Times New Roman" w:cstheme="minorHAnsi"/>
          <w:i/>
          <w:iCs/>
          <w:lang w:val="en-US" w:eastAsia="nl-BE"/>
        </w:rPr>
        <w:t>intelligibility</w:t>
      </w:r>
      <w:r w:rsidR="003E4379" w:rsidRPr="00D74850">
        <w:rPr>
          <w:rFonts w:eastAsia="Times New Roman" w:cstheme="minorHAnsi"/>
          <w:lang w:val="en-US" w:eastAsia="nl-BE"/>
        </w:rPr>
        <w:t xml:space="preserve"> </w:t>
      </w:r>
      <w:r w:rsidR="003E4379">
        <w:rPr>
          <w:rFonts w:eastAsia="Times New Roman" w:cstheme="minorHAnsi"/>
          <w:lang w:val="en-US" w:eastAsia="nl-BE"/>
        </w:rPr>
        <w:t xml:space="preserve">are clear </w:t>
      </w:r>
      <w:r w:rsidR="003E4379" w:rsidRPr="00D74850">
        <w:rPr>
          <w:rFonts w:eastAsia="Times New Roman" w:cstheme="minorHAnsi"/>
          <w:lang w:val="en-US" w:eastAsia="nl-BE"/>
        </w:rPr>
        <w:t>[</w:t>
      </w:r>
      <w:r w:rsidR="003E4379">
        <w:rPr>
          <w:rFonts w:eastAsia="Times New Roman" w:cstheme="minorHAnsi"/>
          <w:lang w:val="en-US" w:eastAsia="nl-BE"/>
        </w:rPr>
        <w:t>1</w:t>
      </w:r>
      <w:r w:rsidR="003E4379" w:rsidRPr="00D74850">
        <w:rPr>
          <w:rFonts w:eastAsia="Times New Roman" w:cstheme="minorHAnsi"/>
          <w:lang w:val="en-US" w:eastAsia="nl-BE"/>
        </w:rPr>
        <w:t>,</w:t>
      </w:r>
      <w:r w:rsidR="003E4379">
        <w:rPr>
          <w:rFonts w:eastAsia="Times New Roman" w:cstheme="minorHAnsi"/>
          <w:lang w:val="en-US" w:eastAsia="nl-BE"/>
        </w:rPr>
        <w:t>2</w:t>
      </w:r>
      <w:r w:rsidR="003E4379" w:rsidRPr="00D74850">
        <w:rPr>
          <w:rFonts w:eastAsia="Times New Roman" w:cstheme="minorHAnsi"/>
          <w:lang w:val="en-US" w:eastAsia="nl-BE"/>
        </w:rPr>
        <w:t>,</w:t>
      </w:r>
      <w:r w:rsidR="003E4379">
        <w:rPr>
          <w:rFonts w:eastAsia="Times New Roman" w:cstheme="minorHAnsi"/>
          <w:lang w:val="en-US" w:eastAsia="nl-BE"/>
        </w:rPr>
        <w:t>7</w:t>
      </w:r>
      <w:r w:rsidR="003E4379" w:rsidRPr="00D74850">
        <w:rPr>
          <w:rFonts w:eastAsia="Times New Roman" w:cstheme="minorHAnsi"/>
          <w:lang w:val="en-US" w:eastAsia="nl-BE"/>
        </w:rPr>
        <w:t xml:space="preserve">], the statistical </w:t>
      </w:r>
      <w:r w:rsidR="003E4379">
        <w:rPr>
          <w:rFonts w:eastAsia="Times New Roman" w:cstheme="minorHAnsi"/>
          <w:lang w:val="en-US" w:eastAsia="nl-BE"/>
        </w:rPr>
        <w:t xml:space="preserve">procedures </w:t>
      </w:r>
      <w:r w:rsidR="003E4379" w:rsidRPr="00D74850">
        <w:rPr>
          <w:rFonts w:eastAsia="Times New Roman" w:cstheme="minorHAnsi"/>
          <w:lang w:val="en-US" w:eastAsia="nl-BE"/>
        </w:rPr>
        <w:t xml:space="preserve">used to model such data </w:t>
      </w:r>
      <w:r w:rsidR="003E4379">
        <w:rPr>
          <w:rFonts w:eastAsia="Times New Roman" w:cstheme="minorHAnsi"/>
          <w:lang w:val="en-US" w:eastAsia="nl-BE"/>
        </w:rPr>
        <w:t xml:space="preserve">are not as </w:t>
      </w:r>
      <w:r w:rsidR="003E4379" w:rsidRPr="00D74850">
        <w:rPr>
          <w:rFonts w:eastAsia="Times New Roman" w:cstheme="minorHAnsi"/>
          <w:lang w:val="en-US" w:eastAsia="nl-BE"/>
        </w:rPr>
        <w:t>sophistica</w:t>
      </w:r>
      <w:r w:rsidR="003E4379">
        <w:rPr>
          <w:rFonts w:eastAsia="Times New Roman" w:cstheme="minorHAnsi"/>
          <w:lang w:val="en-US" w:eastAsia="nl-BE"/>
        </w:rPr>
        <w:t xml:space="preserve">ted as the </w:t>
      </w:r>
      <w:r w:rsidR="003E4379" w:rsidRPr="00D74850">
        <w:rPr>
          <w:rFonts w:eastAsia="Times New Roman" w:cstheme="minorHAnsi"/>
          <w:lang w:val="en-US" w:eastAsia="nl-BE"/>
        </w:rPr>
        <w:t>measurement procedure</w:t>
      </w:r>
      <w:r w:rsidR="003E4379">
        <w:rPr>
          <w:rFonts w:eastAsia="Times New Roman" w:cstheme="minorHAnsi"/>
          <w:lang w:val="en-US" w:eastAsia="nl-BE"/>
        </w:rPr>
        <w:t>s</w:t>
      </w:r>
      <w:r w:rsidR="003E4379" w:rsidRPr="00D74850">
        <w:rPr>
          <w:rFonts w:eastAsia="Times New Roman" w:cstheme="minorHAnsi"/>
          <w:lang w:val="en-US" w:eastAsia="nl-BE"/>
        </w:rPr>
        <w:t>.</w:t>
      </w:r>
    </w:p>
    <w:p w14:paraId="7CFD6D3D" w14:textId="74CA5337" w:rsidR="00E43B34" w:rsidRDefault="00A30E5A" w:rsidP="00E43B34">
      <w:pPr>
        <w:spacing w:before="100" w:beforeAutospacing="1" w:after="100" w:afterAutospacing="1" w:line="240" w:lineRule="auto"/>
        <w:jc w:val="both"/>
        <w:rPr>
          <w:rFonts w:eastAsia="Times New Roman" w:cstheme="minorHAnsi"/>
          <w:lang w:val="en-US" w:eastAsia="nl-BE"/>
        </w:rPr>
      </w:pPr>
      <w:r>
        <w:rPr>
          <w:rFonts w:eastAsia="Times New Roman" w:cstheme="minorHAnsi"/>
          <w:lang w:val="en-US" w:eastAsia="nl-BE"/>
        </w:rPr>
        <w:t>Consequently, w</w:t>
      </w:r>
      <w:r w:rsidRPr="00F30A7F">
        <w:rPr>
          <w:rFonts w:eastAsia="Times New Roman" w:cstheme="minorHAnsi"/>
          <w:lang w:val="en-US" w:eastAsia="nl-BE"/>
        </w:rPr>
        <w:t xml:space="preserve">e </w:t>
      </w:r>
      <w:r>
        <w:rPr>
          <w:rFonts w:eastAsia="Times New Roman" w:cstheme="minorHAnsi"/>
          <w:lang w:val="en-US" w:eastAsia="nl-BE"/>
        </w:rPr>
        <w:t xml:space="preserve">propose </w:t>
      </w:r>
      <w:r w:rsidRPr="00F30A7F">
        <w:rPr>
          <w:rFonts w:eastAsia="Times New Roman" w:cstheme="minorHAnsi"/>
          <w:lang w:val="en-US" w:eastAsia="nl-BE"/>
        </w:rPr>
        <w:t xml:space="preserve">a novel </w:t>
      </w:r>
      <w:r w:rsidR="00AE6FAE">
        <w:rPr>
          <w:rFonts w:eastAsia="Times New Roman" w:cstheme="minorHAnsi"/>
          <w:lang w:val="en-US" w:eastAsia="nl-BE"/>
        </w:rPr>
        <w:t xml:space="preserve">data </w:t>
      </w:r>
      <w:r w:rsidRPr="00F30A7F">
        <w:rPr>
          <w:rFonts w:eastAsia="Times New Roman" w:cstheme="minorHAnsi"/>
          <w:lang w:val="en-US" w:eastAsia="nl-BE"/>
        </w:rPr>
        <w:t xml:space="preserve">analysis using a </w:t>
      </w:r>
      <w:r>
        <w:rPr>
          <w:rFonts w:eastAsia="Times New Roman" w:cstheme="minorHAnsi"/>
          <w:lang w:val="en-US" w:eastAsia="nl-BE"/>
        </w:rPr>
        <w:t xml:space="preserve">Bayesian implementation of the </w:t>
      </w:r>
      <w:r w:rsidRPr="00F30A7F">
        <w:rPr>
          <w:rFonts w:eastAsia="Times New Roman" w:cstheme="minorHAnsi"/>
          <w:lang w:val="en-US" w:eastAsia="nl-BE"/>
        </w:rPr>
        <w:t>Generalized Linear Latent and Mixed Model (GLLAMM) [</w:t>
      </w:r>
      <w:r>
        <w:rPr>
          <w:rFonts w:eastAsia="Times New Roman" w:cstheme="minorHAnsi"/>
          <w:lang w:val="en-US" w:eastAsia="nl-BE"/>
        </w:rPr>
        <w:t>17,18,19</w:t>
      </w:r>
      <w:r w:rsidRPr="00F30A7F">
        <w:rPr>
          <w:rFonts w:eastAsia="Times New Roman" w:cstheme="minorHAnsi"/>
          <w:lang w:val="en-US" w:eastAsia="nl-BE"/>
        </w:rPr>
        <w:t>,</w:t>
      </w:r>
      <w:r>
        <w:rPr>
          <w:rFonts w:eastAsia="Times New Roman" w:cstheme="minorHAnsi"/>
          <w:lang w:val="en-US" w:eastAsia="nl-BE"/>
        </w:rPr>
        <w:t>20,23</w:t>
      </w:r>
      <w:r w:rsidRPr="00F30A7F">
        <w:rPr>
          <w:rFonts w:eastAsia="Times New Roman" w:cstheme="minorHAnsi"/>
          <w:lang w:val="en-US" w:eastAsia="nl-BE"/>
        </w:rPr>
        <w:t>].</w:t>
      </w:r>
      <w:r>
        <w:rPr>
          <w:rFonts w:eastAsia="Times New Roman" w:cstheme="minorHAnsi"/>
          <w:lang w:val="en-US" w:eastAsia="nl-BE"/>
        </w:rPr>
        <w:t xml:space="preserve"> </w:t>
      </w:r>
      <w:r w:rsidRPr="00F30A7F">
        <w:rPr>
          <w:rFonts w:eastAsia="Times New Roman" w:cstheme="minorHAnsi"/>
          <w:lang w:val="en-US" w:eastAsia="nl-BE"/>
        </w:rPr>
        <w:t xml:space="preserve">The statistical </w:t>
      </w:r>
      <w:r>
        <w:rPr>
          <w:rFonts w:eastAsia="Times New Roman" w:cstheme="minorHAnsi"/>
          <w:lang w:val="en-US" w:eastAsia="nl-BE"/>
        </w:rPr>
        <w:t xml:space="preserve">procedure </w:t>
      </w:r>
      <w:r w:rsidRPr="00F30A7F">
        <w:rPr>
          <w:rFonts w:eastAsia="Times New Roman" w:cstheme="minorHAnsi"/>
          <w:lang w:val="en-US" w:eastAsia="nl-BE"/>
        </w:rPr>
        <w:t>o</w:t>
      </w:r>
      <w:r w:rsidR="00CB6629">
        <w:rPr>
          <w:rFonts w:eastAsia="Times New Roman" w:cstheme="minorHAnsi"/>
          <w:lang w:val="en-US" w:eastAsia="nl-BE"/>
        </w:rPr>
        <w:t>ff</w:t>
      </w:r>
      <w:r w:rsidRPr="00F30A7F">
        <w:rPr>
          <w:rFonts w:eastAsia="Times New Roman" w:cstheme="minorHAnsi"/>
          <w:lang w:val="en-US" w:eastAsia="nl-BE"/>
        </w:rPr>
        <w:t xml:space="preserve">ers </w:t>
      </w:r>
      <w:r>
        <w:rPr>
          <w:rFonts w:eastAsia="Times New Roman" w:cstheme="minorHAnsi"/>
          <w:lang w:val="en-US" w:eastAsia="nl-BE"/>
        </w:rPr>
        <w:t xml:space="preserve">four </w:t>
      </w:r>
      <w:r w:rsidRPr="00F30A7F">
        <w:rPr>
          <w:rFonts w:eastAsia="Times New Roman" w:cstheme="minorHAnsi"/>
          <w:lang w:val="en-US" w:eastAsia="nl-BE"/>
        </w:rPr>
        <w:t>bene</w:t>
      </w:r>
      <w:r w:rsidR="00CB6629">
        <w:rPr>
          <w:rFonts w:eastAsia="Times New Roman" w:cstheme="minorHAnsi"/>
          <w:lang w:val="en-US" w:eastAsia="nl-BE"/>
        </w:rPr>
        <w:t>fi</w:t>
      </w:r>
      <w:r w:rsidRPr="00F30A7F">
        <w:rPr>
          <w:rFonts w:eastAsia="Times New Roman" w:cstheme="minorHAnsi"/>
          <w:lang w:val="en-US" w:eastAsia="nl-BE"/>
        </w:rPr>
        <w:t xml:space="preserve">ts. </w:t>
      </w:r>
      <w:r>
        <w:rPr>
          <w:rFonts w:eastAsia="Times New Roman" w:cstheme="minorHAnsi"/>
          <w:lang w:val="en-US" w:eastAsia="nl-BE"/>
        </w:rPr>
        <w:t>First</w:t>
      </w:r>
      <w:r w:rsidRPr="00F30A7F">
        <w:rPr>
          <w:rFonts w:eastAsia="Times New Roman" w:cstheme="minorHAnsi"/>
          <w:lang w:val="en-US" w:eastAsia="nl-BE"/>
        </w:rPr>
        <w:t>, it allow</w:t>
      </w:r>
      <w:r>
        <w:rPr>
          <w:rFonts w:eastAsia="Times New Roman" w:cstheme="minorHAnsi"/>
          <w:lang w:val="en-US" w:eastAsia="nl-BE"/>
        </w:rPr>
        <w:t xml:space="preserve">s </w:t>
      </w:r>
      <w:r w:rsidRPr="00F30A7F">
        <w:rPr>
          <w:rFonts w:eastAsia="Times New Roman" w:cstheme="minorHAnsi"/>
          <w:lang w:val="en-US" w:eastAsia="nl-BE"/>
        </w:rPr>
        <w:t xml:space="preserve">to </w:t>
      </w:r>
      <w:r>
        <w:rPr>
          <w:rFonts w:eastAsia="Times New Roman" w:cstheme="minorHAnsi"/>
          <w:lang w:val="en-US" w:eastAsia="nl-BE"/>
        </w:rPr>
        <w:t>model the bounded entropy data</w:t>
      </w:r>
      <w:r w:rsidRPr="00F30A7F">
        <w:rPr>
          <w:rFonts w:eastAsia="Times New Roman" w:cstheme="minorHAnsi"/>
          <w:lang w:val="en-US" w:eastAsia="nl-BE"/>
        </w:rPr>
        <w:t xml:space="preserve">. </w:t>
      </w:r>
      <w:r>
        <w:rPr>
          <w:rFonts w:eastAsia="Times New Roman" w:cstheme="minorHAnsi"/>
          <w:lang w:val="en-US" w:eastAsia="nl-BE"/>
        </w:rPr>
        <w:t xml:space="preserve">Second, it </w:t>
      </w:r>
      <w:r w:rsidRPr="00F30A7F">
        <w:rPr>
          <w:rFonts w:eastAsia="Times New Roman" w:cstheme="minorHAnsi"/>
          <w:lang w:val="en-US" w:eastAsia="nl-BE"/>
        </w:rPr>
        <w:t>‘construct</w:t>
      </w:r>
      <w:r w:rsidR="003E4379">
        <w:rPr>
          <w:rFonts w:eastAsia="Times New Roman" w:cstheme="minorHAnsi"/>
          <w:lang w:val="en-US" w:eastAsia="nl-BE"/>
        </w:rPr>
        <w:t>s</w:t>
      </w:r>
      <w:r w:rsidRPr="00F30A7F">
        <w:rPr>
          <w:rFonts w:eastAsia="Times New Roman" w:cstheme="minorHAnsi"/>
          <w:lang w:val="en-US" w:eastAsia="nl-BE"/>
        </w:rPr>
        <w:t xml:space="preserve">’ </w:t>
      </w:r>
      <w:r w:rsidR="00032269">
        <w:rPr>
          <w:rFonts w:eastAsia="Times New Roman" w:cstheme="minorHAnsi"/>
          <w:lang w:val="en-US" w:eastAsia="nl-BE"/>
        </w:rPr>
        <w:t xml:space="preserve">a </w:t>
      </w:r>
      <w:r>
        <w:rPr>
          <w:rFonts w:eastAsia="Times New Roman" w:cstheme="minorHAnsi"/>
          <w:lang w:val="en-US" w:eastAsia="nl-BE"/>
        </w:rPr>
        <w:t>speaker’s latent</w:t>
      </w:r>
      <w:r w:rsidRPr="00F30A7F">
        <w:rPr>
          <w:rFonts w:eastAsia="Times New Roman" w:cstheme="minorHAnsi"/>
          <w:lang w:val="en-US" w:eastAsia="nl-BE"/>
        </w:rPr>
        <w:t xml:space="preserve"> </w:t>
      </w:r>
      <w:r w:rsidRPr="007C7CE5">
        <w:rPr>
          <w:rFonts w:eastAsia="Times New Roman" w:cstheme="minorHAnsi"/>
          <w:i/>
          <w:iCs/>
          <w:lang w:val="en-US" w:eastAsia="nl-BE"/>
        </w:rPr>
        <w:t>intelligibility</w:t>
      </w:r>
      <w:r w:rsidRPr="00F30A7F">
        <w:rPr>
          <w:rFonts w:eastAsia="Times New Roman" w:cstheme="minorHAnsi"/>
          <w:lang w:val="en-US" w:eastAsia="nl-BE"/>
        </w:rPr>
        <w:t xml:space="preserve"> scale</w:t>
      </w:r>
      <w:r>
        <w:rPr>
          <w:rFonts w:eastAsia="Times New Roman" w:cstheme="minorHAnsi"/>
          <w:lang w:val="en-US" w:eastAsia="nl-BE"/>
        </w:rPr>
        <w:t xml:space="preserve">. Third, </w:t>
      </w:r>
      <w:r w:rsidR="00032269">
        <w:rPr>
          <w:rFonts w:eastAsia="Times New Roman" w:cstheme="minorHAnsi"/>
          <w:lang w:val="en-US" w:eastAsia="nl-BE"/>
        </w:rPr>
        <w:t xml:space="preserve">it </w:t>
      </w:r>
      <w:proofErr w:type="gramStart"/>
      <w:r>
        <w:rPr>
          <w:rFonts w:eastAsia="Times New Roman" w:cstheme="minorHAnsi"/>
          <w:lang w:val="en-US" w:eastAsia="nl-BE"/>
        </w:rPr>
        <w:t>test</w:t>
      </w:r>
      <w:proofErr w:type="gramEnd"/>
      <w:r>
        <w:rPr>
          <w:rFonts w:eastAsia="Times New Roman" w:cstheme="minorHAnsi"/>
          <w:lang w:val="en-US" w:eastAsia="nl-BE"/>
        </w:rPr>
        <w:t xml:space="preserve"> our research hypothesis at </w:t>
      </w:r>
      <w:r w:rsidR="00032269">
        <w:rPr>
          <w:rFonts w:eastAsia="Times New Roman" w:cstheme="minorHAnsi"/>
          <w:lang w:val="en-US" w:eastAsia="nl-BE"/>
        </w:rPr>
        <w:t xml:space="preserve">the </w:t>
      </w:r>
      <w:r>
        <w:rPr>
          <w:rFonts w:eastAsia="Times New Roman" w:cstheme="minorHAnsi"/>
          <w:lang w:val="en-US" w:eastAsia="nl-BE"/>
        </w:rPr>
        <w:t>appropriate level</w:t>
      </w:r>
      <w:r w:rsidRPr="00F30A7F">
        <w:rPr>
          <w:rFonts w:eastAsia="Times New Roman" w:cstheme="minorHAnsi"/>
          <w:lang w:val="en-US" w:eastAsia="nl-BE"/>
        </w:rPr>
        <w:t xml:space="preserve">. </w:t>
      </w:r>
      <w:r>
        <w:rPr>
          <w:rFonts w:eastAsia="Times New Roman" w:cstheme="minorHAnsi"/>
          <w:lang w:val="en-US" w:eastAsia="nl-BE"/>
        </w:rPr>
        <w:t xml:space="preserve">And fourth, </w:t>
      </w:r>
      <w:r w:rsidR="00AE6FAE">
        <w:rPr>
          <w:rFonts w:eastAsia="Times New Roman" w:cstheme="minorHAnsi"/>
          <w:lang w:val="en-US" w:eastAsia="nl-BE"/>
        </w:rPr>
        <w:t xml:space="preserve">it </w:t>
      </w:r>
      <w:r>
        <w:rPr>
          <w:rFonts w:eastAsia="Times New Roman" w:cstheme="minorHAnsi"/>
          <w:lang w:val="en-US" w:eastAsia="nl-BE"/>
        </w:rPr>
        <w:t>avoid</w:t>
      </w:r>
      <w:r w:rsidR="00AE6FAE">
        <w:rPr>
          <w:rFonts w:eastAsia="Times New Roman" w:cstheme="minorHAnsi"/>
          <w:lang w:val="en-US" w:eastAsia="nl-BE"/>
        </w:rPr>
        <w:t>s</w:t>
      </w:r>
      <w:r>
        <w:rPr>
          <w:rFonts w:eastAsia="Times New Roman" w:cstheme="minorHAnsi"/>
          <w:lang w:val="en-US" w:eastAsia="nl-BE"/>
        </w:rPr>
        <w:t xml:space="preserve"> </w:t>
      </w:r>
      <w:r w:rsidR="00BA1021">
        <w:rPr>
          <w:rFonts w:eastAsia="Times New Roman" w:cstheme="minorHAnsi"/>
          <w:lang w:val="en-US" w:eastAsia="nl-BE"/>
        </w:rPr>
        <w:t>‘manufacturing’</w:t>
      </w:r>
      <w:r>
        <w:rPr>
          <w:rFonts w:eastAsia="Times New Roman" w:cstheme="minorHAnsi"/>
          <w:lang w:val="en-US" w:eastAsia="nl-BE"/>
        </w:rPr>
        <w:t xml:space="preserve"> </w:t>
      </w:r>
      <w:r w:rsidRPr="002F3EA0">
        <w:rPr>
          <w:rFonts w:eastAsia="Times New Roman" w:cstheme="minorHAnsi"/>
          <w:lang w:val="en-US" w:eastAsia="nl-BE"/>
        </w:rPr>
        <w:t>false con</w:t>
      </w:r>
      <w:r w:rsidR="00BB6956">
        <w:rPr>
          <w:rFonts w:eastAsia="Times New Roman" w:cstheme="minorHAnsi"/>
          <w:lang w:val="en-US" w:eastAsia="nl-BE"/>
        </w:rPr>
        <w:t>fi</w:t>
      </w:r>
      <w:r w:rsidRPr="002F3EA0">
        <w:rPr>
          <w:rFonts w:eastAsia="Times New Roman" w:cstheme="minorHAnsi"/>
          <w:lang w:val="en-US" w:eastAsia="nl-BE"/>
        </w:rPr>
        <w:t>dence in the parameter estimates</w:t>
      </w:r>
      <w:r>
        <w:rPr>
          <w:rFonts w:eastAsia="Times New Roman" w:cstheme="minorHAnsi"/>
          <w:lang w:val="en-US" w:eastAsia="nl-BE"/>
        </w:rPr>
        <w:t>, produc</w:t>
      </w:r>
      <w:r w:rsidR="00BE0A5C">
        <w:rPr>
          <w:rFonts w:eastAsia="Times New Roman" w:cstheme="minorHAnsi"/>
          <w:lang w:val="en-US" w:eastAsia="nl-BE"/>
        </w:rPr>
        <w:t>ing</w:t>
      </w:r>
      <w:r>
        <w:rPr>
          <w:rFonts w:eastAsia="Times New Roman" w:cstheme="minorHAnsi"/>
          <w:lang w:val="en-US" w:eastAsia="nl-BE"/>
        </w:rPr>
        <w:t xml:space="preserve"> correct statistical inferences </w:t>
      </w:r>
      <w:r w:rsidRPr="002F3EA0">
        <w:rPr>
          <w:rFonts w:eastAsia="Times New Roman" w:cstheme="minorHAnsi"/>
          <w:lang w:val="en-US" w:eastAsia="nl-BE"/>
        </w:rPr>
        <w:t>[</w:t>
      </w:r>
      <w:r>
        <w:rPr>
          <w:rFonts w:eastAsia="Times New Roman" w:cstheme="minorHAnsi"/>
          <w:lang w:val="en-US" w:eastAsia="nl-BE"/>
        </w:rPr>
        <w:t>11</w:t>
      </w:r>
      <w:r w:rsidRPr="002F3EA0">
        <w:rPr>
          <w:rFonts w:eastAsia="Times New Roman" w:cstheme="minorHAnsi"/>
          <w:lang w:val="en-US" w:eastAsia="nl-BE"/>
        </w:rPr>
        <w:t>]</w:t>
      </w:r>
      <w:r>
        <w:rPr>
          <w:rFonts w:eastAsia="Times New Roman" w:cstheme="minorHAnsi"/>
          <w:lang w:val="en-US" w:eastAsia="nl-BE"/>
        </w:rPr>
        <w:t>.</w:t>
      </w:r>
    </w:p>
    <w:p w14:paraId="5F886B4B" w14:textId="1FA3D924" w:rsidR="00A30E5A" w:rsidRDefault="003E4379" w:rsidP="00A30E5A">
      <w:pPr>
        <w:spacing w:before="100" w:beforeAutospacing="1" w:after="100" w:afterAutospacing="1" w:line="240" w:lineRule="auto"/>
        <w:jc w:val="both"/>
        <w:rPr>
          <w:rFonts w:eastAsia="Times New Roman" w:cstheme="minorHAnsi"/>
          <w:lang w:val="en-US" w:eastAsia="nl-BE"/>
        </w:rPr>
      </w:pPr>
      <w:r w:rsidRPr="003E4379">
        <w:rPr>
          <w:rFonts w:eastAsia="Times New Roman" w:cstheme="minorHAnsi"/>
          <w:lang w:val="en-US" w:eastAsia="nl-BE"/>
        </w:rPr>
        <w:t xml:space="preserve">As a </w:t>
      </w:r>
      <w:proofErr w:type="gramStart"/>
      <w:r w:rsidRPr="003E4379">
        <w:rPr>
          <w:rFonts w:eastAsia="Times New Roman" w:cstheme="minorHAnsi"/>
          <w:lang w:val="en-US" w:eastAsia="nl-BE"/>
        </w:rPr>
        <w:t>result</w:t>
      </w:r>
      <w:proofErr w:type="gramEnd"/>
      <w:r>
        <w:rPr>
          <w:rFonts w:eastAsia="Times New Roman" w:cstheme="minorHAnsi"/>
          <w:b/>
          <w:bCs/>
          <w:lang w:val="en-US" w:eastAsia="nl-BE"/>
        </w:rPr>
        <w:t xml:space="preserve"> </w:t>
      </w:r>
      <w:r>
        <w:rPr>
          <w:rFonts w:eastAsia="Times New Roman" w:cstheme="minorHAnsi"/>
          <w:lang w:val="en-US" w:eastAsia="nl-BE"/>
        </w:rPr>
        <w:t>w</w:t>
      </w:r>
      <w:r w:rsidR="00A30E5A" w:rsidRPr="00F321A5">
        <w:rPr>
          <w:rFonts w:eastAsia="Times New Roman" w:cstheme="minorHAnsi"/>
          <w:lang w:val="en-US" w:eastAsia="nl-BE"/>
        </w:rPr>
        <w:t xml:space="preserve">e </w:t>
      </w:r>
      <w:r w:rsidR="00BE0A5C">
        <w:rPr>
          <w:rFonts w:eastAsia="Times New Roman" w:cstheme="minorHAnsi"/>
          <w:lang w:val="en-US" w:eastAsia="nl-BE"/>
        </w:rPr>
        <w:t xml:space="preserve">find </w:t>
      </w:r>
      <w:r w:rsidR="00A30E5A">
        <w:rPr>
          <w:rFonts w:eastAsia="Times New Roman" w:cstheme="minorHAnsi"/>
          <w:lang w:val="en-US" w:eastAsia="nl-BE"/>
        </w:rPr>
        <w:t>that</w:t>
      </w:r>
      <w:r w:rsidR="00BA1021">
        <w:rPr>
          <w:rFonts w:eastAsia="Times New Roman" w:cstheme="minorHAnsi"/>
          <w:lang w:val="en-US" w:eastAsia="nl-BE"/>
        </w:rPr>
        <w:t>,</w:t>
      </w:r>
      <w:r w:rsidR="00A30E5A">
        <w:rPr>
          <w:rFonts w:eastAsia="Times New Roman" w:cstheme="minorHAnsi"/>
          <w:lang w:val="en-US" w:eastAsia="nl-BE"/>
        </w:rPr>
        <w:t xml:space="preserve"> </w:t>
      </w:r>
      <w:r>
        <w:rPr>
          <w:rFonts w:eastAsia="Times New Roman" w:cstheme="minorHAnsi"/>
          <w:lang w:val="en-US" w:eastAsia="nl-BE"/>
        </w:rPr>
        <w:t xml:space="preserve">not modeling the </w:t>
      </w:r>
      <w:r w:rsidR="00A30E5A">
        <w:rPr>
          <w:rFonts w:eastAsia="Times New Roman" w:cstheme="minorHAnsi"/>
          <w:lang w:val="en-US" w:eastAsia="nl-BE"/>
        </w:rPr>
        <w:t xml:space="preserve">bounded nature of the data could </w:t>
      </w:r>
      <w:r>
        <w:rPr>
          <w:rFonts w:eastAsia="Times New Roman" w:cstheme="minorHAnsi"/>
          <w:lang w:val="en-US" w:eastAsia="nl-BE"/>
        </w:rPr>
        <w:t xml:space="preserve">lead </w:t>
      </w:r>
      <w:r w:rsidR="00032269">
        <w:rPr>
          <w:rFonts w:eastAsia="Times New Roman" w:cstheme="minorHAnsi"/>
          <w:lang w:val="en-US" w:eastAsia="nl-BE"/>
        </w:rPr>
        <w:t xml:space="preserve">us </w:t>
      </w:r>
      <w:r w:rsidR="00A30E5A">
        <w:rPr>
          <w:rFonts w:eastAsia="Times New Roman" w:cstheme="minorHAnsi"/>
          <w:lang w:val="en-US" w:eastAsia="nl-BE"/>
        </w:rPr>
        <w:t>to an overestimation of the parameter estimates</w:t>
      </w:r>
      <w:r w:rsidR="00032269">
        <w:rPr>
          <w:rFonts w:eastAsia="Times New Roman" w:cstheme="minorHAnsi"/>
          <w:lang w:val="en-US" w:eastAsia="nl-BE"/>
        </w:rPr>
        <w:t>’</w:t>
      </w:r>
      <w:r w:rsidR="00A30E5A">
        <w:rPr>
          <w:rFonts w:eastAsia="Times New Roman" w:cstheme="minorHAnsi"/>
          <w:lang w:val="en-US" w:eastAsia="nl-BE"/>
        </w:rPr>
        <w:t xml:space="preserve"> precision. </w:t>
      </w:r>
      <w:r w:rsidR="00BE0A5C">
        <w:rPr>
          <w:rFonts w:eastAsia="Times New Roman" w:cstheme="minorHAnsi"/>
          <w:lang w:val="en-US" w:eastAsia="nl-BE"/>
        </w:rPr>
        <w:t>For our</w:t>
      </w:r>
      <w:r>
        <w:rPr>
          <w:rFonts w:eastAsia="Times New Roman" w:cstheme="minorHAnsi"/>
          <w:lang w:val="en-US" w:eastAsia="nl-BE"/>
        </w:rPr>
        <w:t xml:space="preserve"> hypothesis, we see that </w:t>
      </w:r>
      <w:r w:rsidR="00A30E5A">
        <w:rPr>
          <w:rFonts w:eastAsia="Times New Roman" w:cstheme="minorHAnsi"/>
          <w:lang w:val="en-US" w:eastAsia="nl-BE"/>
        </w:rPr>
        <w:t>HI/CI</w:t>
      </w:r>
      <w:r>
        <w:rPr>
          <w:rFonts w:eastAsia="Times New Roman" w:cstheme="minorHAnsi"/>
          <w:lang w:val="en-US" w:eastAsia="nl-BE"/>
        </w:rPr>
        <w:t xml:space="preserve"> children</w:t>
      </w:r>
      <w:r w:rsidR="00A30E5A">
        <w:rPr>
          <w:rFonts w:eastAsia="Times New Roman" w:cstheme="minorHAnsi"/>
          <w:lang w:val="en-US" w:eastAsia="nl-BE"/>
        </w:rPr>
        <w:t xml:space="preserve"> </w:t>
      </w:r>
      <w:r>
        <w:rPr>
          <w:rFonts w:eastAsia="Times New Roman" w:cstheme="minorHAnsi"/>
          <w:lang w:val="en-US" w:eastAsia="nl-BE"/>
        </w:rPr>
        <w:t xml:space="preserve">with </w:t>
      </w:r>
      <w:r w:rsidR="00A30E5A">
        <w:rPr>
          <w:rFonts w:eastAsia="Times New Roman" w:cstheme="minorHAnsi"/>
          <w:lang w:val="en-US" w:eastAsia="nl-BE"/>
        </w:rPr>
        <w:t xml:space="preserve">genetic etiology have similar levels of </w:t>
      </w:r>
      <w:r w:rsidR="00A30E5A" w:rsidRPr="00D5246E">
        <w:rPr>
          <w:rFonts w:eastAsia="Times New Roman" w:cstheme="minorHAnsi"/>
          <w:i/>
          <w:iCs/>
          <w:lang w:val="en-US" w:eastAsia="nl-BE"/>
        </w:rPr>
        <w:t>intelligibility</w:t>
      </w:r>
      <w:r w:rsidR="00A30E5A">
        <w:rPr>
          <w:rFonts w:eastAsia="Times New Roman" w:cstheme="minorHAnsi"/>
          <w:lang w:val="en-US" w:eastAsia="nl-BE"/>
        </w:rPr>
        <w:t xml:space="preserve"> as </w:t>
      </w:r>
      <w:r>
        <w:rPr>
          <w:rFonts w:eastAsia="Times New Roman" w:cstheme="minorHAnsi"/>
          <w:lang w:val="en-US" w:eastAsia="nl-BE"/>
        </w:rPr>
        <w:t xml:space="preserve">NH </w:t>
      </w:r>
      <w:r w:rsidR="00A30E5A">
        <w:rPr>
          <w:rFonts w:eastAsia="Times New Roman" w:cstheme="minorHAnsi"/>
          <w:lang w:val="en-US" w:eastAsia="nl-BE"/>
        </w:rPr>
        <w:t>kid</w:t>
      </w:r>
      <w:r>
        <w:rPr>
          <w:rFonts w:eastAsia="Times New Roman" w:cstheme="minorHAnsi"/>
          <w:lang w:val="en-US" w:eastAsia="nl-BE"/>
        </w:rPr>
        <w:t>s</w:t>
      </w:r>
      <w:r w:rsidR="00A30E5A">
        <w:rPr>
          <w:rFonts w:eastAsia="Times New Roman" w:cstheme="minorHAnsi"/>
          <w:lang w:val="en-US" w:eastAsia="nl-BE"/>
        </w:rPr>
        <w:t xml:space="preserve">, </w:t>
      </w:r>
      <w:proofErr w:type="gramStart"/>
      <w:r>
        <w:rPr>
          <w:rFonts w:eastAsia="Times New Roman" w:cstheme="minorHAnsi"/>
          <w:lang w:val="en-US" w:eastAsia="nl-BE"/>
        </w:rPr>
        <w:t xml:space="preserve">at </w:t>
      </w:r>
      <w:r w:rsidR="00A30E5A">
        <w:rPr>
          <w:rFonts w:eastAsia="Times New Roman" w:cstheme="minorHAnsi"/>
          <w:lang w:val="en-US" w:eastAsia="nl-BE"/>
        </w:rPr>
        <w:t xml:space="preserve"> ‘</w:t>
      </w:r>
      <w:proofErr w:type="gramEnd"/>
      <w:r w:rsidR="00A30E5A">
        <w:rPr>
          <w:rFonts w:eastAsia="Times New Roman" w:cstheme="minorHAnsi"/>
          <w:lang w:val="en-US" w:eastAsia="nl-BE"/>
        </w:rPr>
        <w:t>hearing ages’ of five. However, children</w:t>
      </w:r>
      <w:r w:rsidR="00BE0A5C">
        <w:rPr>
          <w:rFonts w:eastAsia="Times New Roman" w:cstheme="minorHAnsi"/>
          <w:lang w:val="en-US" w:eastAsia="nl-BE"/>
        </w:rPr>
        <w:t xml:space="preserve"> </w:t>
      </w:r>
      <w:r w:rsidR="00A30E5A">
        <w:rPr>
          <w:rFonts w:eastAsia="Times New Roman" w:cstheme="minorHAnsi"/>
          <w:lang w:val="en-US" w:eastAsia="nl-BE"/>
        </w:rPr>
        <w:t>with other etiologies</w:t>
      </w:r>
      <w:r w:rsidR="00032269">
        <w:rPr>
          <w:rFonts w:eastAsia="Times New Roman" w:cstheme="minorHAnsi"/>
          <w:lang w:val="en-US" w:eastAsia="nl-BE"/>
        </w:rPr>
        <w:t xml:space="preserve"> have </w:t>
      </w:r>
      <w:r w:rsidR="00A30E5A">
        <w:rPr>
          <w:rFonts w:eastAsia="Times New Roman" w:cstheme="minorHAnsi"/>
          <w:lang w:val="en-US" w:eastAsia="nl-BE"/>
        </w:rPr>
        <w:t>a significantly lower level</w:t>
      </w:r>
      <w:r w:rsidR="00BE0A5C">
        <w:rPr>
          <w:rFonts w:eastAsia="Times New Roman" w:cstheme="minorHAnsi"/>
          <w:lang w:val="en-US" w:eastAsia="nl-BE"/>
        </w:rPr>
        <w:t>s</w:t>
      </w:r>
      <w:r w:rsidR="00A30E5A">
        <w:rPr>
          <w:rFonts w:eastAsia="Times New Roman" w:cstheme="minorHAnsi"/>
          <w:lang w:val="en-US" w:eastAsia="nl-BE"/>
        </w:rPr>
        <w:t xml:space="preserve"> of </w:t>
      </w:r>
      <w:r w:rsidR="00A30E5A" w:rsidRPr="00D5246E">
        <w:rPr>
          <w:rFonts w:eastAsia="Times New Roman" w:cstheme="minorHAnsi"/>
          <w:i/>
          <w:iCs/>
          <w:lang w:val="en-US" w:eastAsia="nl-BE"/>
        </w:rPr>
        <w:t>intelligibility</w:t>
      </w:r>
      <w:r w:rsidR="00BE0A5C">
        <w:rPr>
          <w:rFonts w:eastAsia="Times New Roman" w:cstheme="minorHAnsi"/>
          <w:lang w:val="en-US" w:eastAsia="nl-BE"/>
        </w:rPr>
        <w:t>,</w:t>
      </w:r>
      <w:r w:rsidR="00032269">
        <w:rPr>
          <w:rFonts w:eastAsia="Times New Roman" w:cstheme="minorHAnsi"/>
          <w:lang w:val="en-US" w:eastAsia="nl-BE"/>
        </w:rPr>
        <w:t xml:space="preserve"> at same age</w:t>
      </w:r>
      <w:r w:rsidR="00BA1021">
        <w:rPr>
          <w:rFonts w:eastAsia="Times New Roman" w:cstheme="minorHAnsi"/>
          <w:lang w:val="en-US" w:eastAsia="nl-BE"/>
        </w:rPr>
        <w:t>s</w:t>
      </w:r>
      <w:r w:rsidR="00A30E5A">
        <w:rPr>
          <w:rFonts w:eastAsia="Times New Roman" w:cstheme="minorHAnsi"/>
          <w:lang w:val="en-US" w:eastAsia="nl-BE"/>
        </w:rPr>
        <w:t xml:space="preserve">. Moreover, </w:t>
      </w:r>
      <w:r w:rsidR="00032269">
        <w:rPr>
          <w:rFonts w:eastAsia="Times New Roman" w:cstheme="minorHAnsi"/>
          <w:lang w:val="en-US" w:eastAsia="nl-BE"/>
        </w:rPr>
        <w:t xml:space="preserve">we find </w:t>
      </w:r>
      <w:r w:rsidR="00A30E5A">
        <w:rPr>
          <w:rFonts w:eastAsia="Times New Roman" w:cstheme="minorHAnsi"/>
          <w:lang w:val="en-US" w:eastAsia="nl-BE"/>
        </w:rPr>
        <w:t xml:space="preserve">that NH children develop their </w:t>
      </w:r>
      <w:r w:rsidR="00A30E5A" w:rsidRPr="00FA745F">
        <w:rPr>
          <w:rFonts w:eastAsia="Times New Roman" w:cstheme="minorHAnsi"/>
          <w:i/>
          <w:iCs/>
          <w:lang w:val="en-US" w:eastAsia="nl-BE"/>
        </w:rPr>
        <w:t>intelligibility</w:t>
      </w:r>
      <w:r w:rsidR="00A30E5A">
        <w:rPr>
          <w:rFonts w:eastAsia="Times New Roman" w:cstheme="minorHAnsi"/>
          <w:lang w:val="en-US" w:eastAsia="nl-BE"/>
        </w:rPr>
        <w:t xml:space="preserve"> </w:t>
      </w:r>
      <w:r w:rsidR="00B93FAD">
        <w:rPr>
          <w:rFonts w:eastAsia="Times New Roman" w:cstheme="minorHAnsi"/>
          <w:lang w:val="en-US" w:eastAsia="nl-BE"/>
        </w:rPr>
        <w:t xml:space="preserve">with each ‘hearing </w:t>
      </w:r>
      <w:r w:rsidR="008B7472">
        <w:rPr>
          <w:rFonts w:eastAsia="Times New Roman" w:cstheme="minorHAnsi"/>
          <w:lang w:val="en-US" w:eastAsia="nl-BE"/>
        </w:rPr>
        <w:t>year</w:t>
      </w:r>
      <w:r w:rsidR="00B93FAD">
        <w:rPr>
          <w:rFonts w:eastAsia="Times New Roman" w:cstheme="minorHAnsi"/>
          <w:lang w:val="en-US" w:eastAsia="nl-BE"/>
        </w:rPr>
        <w:t xml:space="preserve">’ </w:t>
      </w:r>
      <w:r w:rsidR="00A30E5A">
        <w:rPr>
          <w:rFonts w:eastAsia="Times New Roman" w:cstheme="minorHAnsi"/>
          <w:lang w:val="en-US" w:eastAsia="nl-BE"/>
        </w:rPr>
        <w:t>at a higher rate than HI/CI kids</w:t>
      </w:r>
      <w:r w:rsidR="00032269">
        <w:rPr>
          <w:rFonts w:eastAsia="Times New Roman" w:cstheme="minorHAnsi"/>
          <w:lang w:val="en-US" w:eastAsia="nl-BE"/>
        </w:rPr>
        <w:t>,</w:t>
      </w:r>
      <w:r w:rsidR="00A30E5A">
        <w:rPr>
          <w:rFonts w:eastAsia="Times New Roman" w:cstheme="minorHAnsi"/>
          <w:lang w:val="en-US" w:eastAsia="nl-BE"/>
        </w:rPr>
        <w:t xml:space="preserve"> contrary to what was previously found [2].</w:t>
      </w:r>
    </w:p>
    <w:p w14:paraId="3FEFBDBF" w14:textId="0F88FE7B" w:rsidR="00A30E5A" w:rsidRDefault="00A30E5A" w:rsidP="00A30E5A">
      <w:pPr>
        <w:spacing w:before="100" w:beforeAutospacing="1" w:after="100" w:afterAutospacing="1" w:line="240" w:lineRule="auto"/>
        <w:jc w:val="both"/>
        <w:rPr>
          <w:rFonts w:eastAsia="Times New Roman" w:cstheme="minorHAnsi"/>
          <w:lang w:val="en-US" w:eastAsia="nl-BE"/>
        </w:rPr>
      </w:pPr>
    </w:p>
    <w:p w14:paraId="728A18D3" w14:textId="6B4F28BE" w:rsidR="00A30E5A" w:rsidRDefault="00A30E5A" w:rsidP="00A30E5A">
      <w:pPr>
        <w:spacing w:before="100" w:beforeAutospacing="1" w:after="100" w:afterAutospacing="1" w:line="240" w:lineRule="auto"/>
        <w:jc w:val="both"/>
        <w:rPr>
          <w:rFonts w:eastAsia="Times New Roman" w:cstheme="minorHAnsi"/>
          <w:lang w:val="en-US" w:eastAsia="nl-BE"/>
        </w:rPr>
      </w:pPr>
      <w:r>
        <w:rPr>
          <w:rFonts w:eastAsia="Times New Roman" w:cstheme="minorHAnsi"/>
          <w:lang w:val="en-US" w:eastAsia="nl-BE"/>
        </w:rPr>
        <w:br w:type="page"/>
      </w:r>
    </w:p>
    <w:p w14:paraId="49D2E07F" w14:textId="48D01A34" w:rsidR="0096302A" w:rsidRPr="0029390C" w:rsidRDefault="0096302A" w:rsidP="007C7CE5">
      <w:pPr>
        <w:spacing w:before="100" w:beforeAutospacing="1" w:after="100" w:afterAutospacing="1" w:line="240" w:lineRule="auto"/>
        <w:jc w:val="both"/>
        <w:rPr>
          <w:rFonts w:eastAsia="Times New Roman" w:cstheme="minorHAnsi"/>
          <w:b/>
          <w:bCs/>
          <w:u w:val="single"/>
          <w:lang w:val="en-US" w:eastAsia="nl-BE"/>
        </w:rPr>
      </w:pPr>
      <w:commentRangeStart w:id="0"/>
      <w:r w:rsidRPr="0029390C">
        <w:rPr>
          <w:rFonts w:eastAsia="Times New Roman" w:cstheme="minorHAnsi"/>
          <w:b/>
          <w:bCs/>
          <w:u w:val="single"/>
          <w:lang w:val="en-US" w:eastAsia="nl-BE"/>
        </w:rPr>
        <w:lastRenderedPageBreak/>
        <w:t>Summary</w:t>
      </w:r>
      <w:commentRangeEnd w:id="0"/>
      <w:r w:rsidR="00E77C12">
        <w:rPr>
          <w:rStyle w:val="Verwijzingopmerking"/>
        </w:rPr>
        <w:commentReference w:id="0"/>
      </w:r>
    </w:p>
    <w:p w14:paraId="0E06477F" w14:textId="6BD57CE0" w:rsidR="000F07FD" w:rsidRPr="000F07FD" w:rsidRDefault="000F07FD" w:rsidP="007C7CE5">
      <w:pPr>
        <w:spacing w:before="100" w:beforeAutospacing="1" w:after="100" w:afterAutospacing="1" w:line="240" w:lineRule="auto"/>
        <w:jc w:val="both"/>
        <w:rPr>
          <w:rFonts w:eastAsia="Times New Roman" w:cstheme="minorHAnsi"/>
          <w:lang w:val="en-US" w:eastAsia="nl-BE"/>
        </w:rPr>
      </w:pPr>
      <w:r w:rsidRPr="000F07FD">
        <w:rPr>
          <w:rFonts w:eastAsia="Times New Roman" w:cstheme="minorHAnsi"/>
          <w:i/>
          <w:iCs/>
          <w:lang w:val="en-US" w:eastAsia="nl-BE"/>
        </w:rPr>
        <w:t>Intelligible</w:t>
      </w:r>
      <w:r w:rsidRPr="00F24424">
        <w:rPr>
          <w:rFonts w:eastAsia="Times New Roman" w:cstheme="minorHAnsi"/>
          <w:lang w:val="en-US" w:eastAsia="nl-BE"/>
        </w:rPr>
        <w:t xml:space="preserve"> spoken</w:t>
      </w:r>
      <w:r>
        <w:rPr>
          <w:rFonts w:eastAsia="Times New Roman" w:cstheme="minorHAnsi"/>
          <w:lang w:val="en-US" w:eastAsia="nl-BE"/>
        </w:rPr>
        <w:t xml:space="preserve"> </w:t>
      </w:r>
      <w:r w:rsidRPr="00F24424">
        <w:rPr>
          <w:rFonts w:eastAsia="Times New Roman" w:cstheme="minorHAnsi"/>
          <w:lang w:val="en-US" w:eastAsia="nl-BE"/>
        </w:rPr>
        <w:t xml:space="preserve">language </w:t>
      </w:r>
      <w:r w:rsidR="005C7D38" w:rsidRPr="00F24424">
        <w:rPr>
          <w:rFonts w:eastAsia="Times New Roman" w:cstheme="minorHAnsi"/>
          <w:lang w:val="en-US" w:eastAsia="nl-BE"/>
        </w:rPr>
        <w:t>requires all core components of speech</w:t>
      </w:r>
      <w:r w:rsidR="005C7D38">
        <w:rPr>
          <w:rFonts w:eastAsia="Times New Roman" w:cstheme="minorHAnsi"/>
          <w:lang w:val="en-US" w:eastAsia="nl-BE"/>
        </w:rPr>
        <w:t xml:space="preserve"> </w:t>
      </w:r>
      <w:r w:rsidR="005C7D38" w:rsidRPr="00F24424">
        <w:rPr>
          <w:rFonts w:eastAsia="Times New Roman" w:cstheme="minorHAnsi"/>
          <w:lang w:val="en-US" w:eastAsia="nl-BE"/>
        </w:rPr>
        <w:t xml:space="preserve">perception, cognitive processing, linguistic knowledge, and articulation to be mastered </w:t>
      </w:r>
      <w:commentRangeStart w:id="1"/>
      <w:r w:rsidR="005C7D38" w:rsidRPr="00F24424">
        <w:rPr>
          <w:rFonts w:eastAsia="Times New Roman" w:cstheme="minorHAnsi"/>
          <w:lang w:val="en-US" w:eastAsia="nl-BE"/>
        </w:rPr>
        <w:t>[</w:t>
      </w:r>
      <w:r w:rsidR="00FB73CF">
        <w:rPr>
          <w:rFonts w:eastAsia="Times New Roman" w:cstheme="minorHAnsi"/>
          <w:lang w:val="en-US" w:eastAsia="nl-BE"/>
        </w:rPr>
        <w:t>5</w:t>
      </w:r>
      <w:r w:rsidR="005C7D38" w:rsidRPr="00F24424">
        <w:rPr>
          <w:rFonts w:eastAsia="Times New Roman" w:cstheme="minorHAnsi"/>
          <w:lang w:val="en-US" w:eastAsia="nl-BE"/>
        </w:rPr>
        <w:t>]</w:t>
      </w:r>
      <w:commentRangeEnd w:id="1"/>
      <w:r w:rsidR="00A82EC0">
        <w:rPr>
          <w:rStyle w:val="Verwijzingopmerking"/>
        </w:rPr>
        <w:commentReference w:id="1"/>
      </w:r>
      <w:r w:rsidR="003B5914">
        <w:rPr>
          <w:rFonts w:eastAsia="Times New Roman" w:cstheme="minorHAnsi"/>
          <w:lang w:val="en-US" w:eastAsia="nl-BE"/>
        </w:rPr>
        <w:t>. In that sense,</w:t>
      </w:r>
      <w:r w:rsidR="005C7D38">
        <w:rPr>
          <w:rFonts w:eastAsia="Times New Roman" w:cstheme="minorHAnsi"/>
          <w:lang w:val="en-US" w:eastAsia="nl-BE"/>
        </w:rPr>
        <w:t xml:space="preserve"> </w:t>
      </w:r>
      <w:r w:rsidR="00971C46">
        <w:rPr>
          <w:rFonts w:eastAsia="Times New Roman" w:cstheme="minorHAnsi"/>
          <w:lang w:val="en-US" w:eastAsia="nl-BE"/>
        </w:rPr>
        <w:t>i</w:t>
      </w:r>
      <w:r w:rsidR="005C7D38" w:rsidRPr="00F24424">
        <w:rPr>
          <w:rFonts w:eastAsia="Times New Roman" w:cstheme="minorHAnsi"/>
          <w:lang w:val="en-US" w:eastAsia="nl-BE"/>
        </w:rPr>
        <w:t xml:space="preserve">ts attainment </w:t>
      </w:r>
      <w:r w:rsidRPr="00F24424">
        <w:rPr>
          <w:rFonts w:eastAsia="Times New Roman" w:cstheme="minorHAnsi"/>
          <w:lang w:val="en-US" w:eastAsia="nl-BE"/>
        </w:rPr>
        <w:t>carries an important societal value</w:t>
      </w:r>
      <w:r w:rsidR="005C7D38">
        <w:rPr>
          <w:rFonts w:eastAsia="Times New Roman" w:cstheme="minorHAnsi"/>
          <w:lang w:val="en-US" w:eastAsia="nl-BE"/>
        </w:rPr>
        <w:t xml:space="preserve">, as it is </w:t>
      </w:r>
      <w:r w:rsidRPr="00F24424">
        <w:rPr>
          <w:rFonts w:eastAsia="Times New Roman" w:cstheme="minorHAnsi"/>
          <w:lang w:val="en-US" w:eastAsia="nl-BE"/>
        </w:rPr>
        <w:t>considered a milestone in children’s language development</w:t>
      </w:r>
      <w:r w:rsidR="00B53329">
        <w:rPr>
          <w:rFonts w:eastAsia="Times New Roman" w:cstheme="minorHAnsi"/>
          <w:lang w:val="en-US" w:eastAsia="nl-BE"/>
        </w:rPr>
        <w:t>;</w:t>
      </w:r>
      <w:r w:rsidRPr="00F24424">
        <w:rPr>
          <w:rFonts w:eastAsia="Times New Roman" w:cstheme="minorHAnsi"/>
          <w:lang w:val="en-US" w:eastAsia="nl-BE"/>
        </w:rPr>
        <w:t xml:space="preserve"> and more practically,</w:t>
      </w:r>
      <w:r>
        <w:rPr>
          <w:rFonts w:eastAsia="Times New Roman" w:cstheme="minorHAnsi"/>
          <w:lang w:val="en-US" w:eastAsia="nl-BE"/>
        </w:rPr>
        <w:t xml:space="preserve"> </w:t>
      </w:r>
      <w:r w:rsidRPr="00F24424">
        <w:rPr>
          <w:rFonts w:eastAsia="Times New Roman" w:cstheme="minorHAnsi"/>
          <w:lang w:val="en-US" w:eastAsia="nl-BE"/>
        </w:rPr>
        <w:t>it is quali</w:t>
      </w:r>
      <w:r w:rsidR="00D10DEC">
        <w:rPr>
          <w:rFonts w:eastAsia="Times New Roman" w:cstheme="minorHAnsi"/>
          <w:lang w:val="en-US" w:eastAsia="nl-BE"/>
        </w:rPr>
        <w:t>fi</w:t>
      </w:r>
      <w:r w:rsidRPr="00F24424">
        <w:rPr>
          <w:rFonts w:eastAsia="Times New Roman" w:cstheme="minorHAnsi"/>
          <w:lang w:val="en-US" w:eastAsia="nl-BE"/>
        </w:rPr>
        <w:t>ed as the ultimate checkpoint for the success of speech therapy</w:t>
      </w:r>
      <w:r w:rsidR="00AA59F7">
        <w:rPr>
          <w:rFonts w:eastAsia="Times New Roman" w:cstheme="minorHAnsi"/>
          <w:lang w:val="en-US" w:eastAsia="nl-BE"/>
        </w:rPr>
        <w:t>,</w:t>
      </w:r>
      <w:r w:rsidRPr="00F24424">
        <w:rPr>
          <w:rFonts w:eastAsia="Times New Roman" w:cstheme="minorHAnsi"/>
          <w:lang w:val="en-US" w:eastAsia="nl-BE"/>
        </w:rPr>
        <w:t xml:space="preserve"> and the ‘gold standard’ for</w:t>
      </w:r>
      <w:r>
        <w:rPr>
          <w:rFonts w:eastAsia="Times New Roman" w:cstheme="minorHAnsi"/>
          <w:lang w:val="en-US" w:eastAsia="nl-BE"/>
        </w:rPr>
        <w:t xml:space="preserve"> </w:t>
      </w:r>
      <w:r w:rsidRPr="00F24424">
        <w:rPr>
          <w:rFonts w:eastAsia="Times New Roman" w:cstheme="minorHAnsi"/>
          <w:lang w:val="en-US" w:eastAsia="nl-BE"/>
        </w:rPr>
        <w:t>assessing the bene</w:t>
      </w:r>
      <w:r w:rsidR="00D10DEC">
        <w:rPr>
          <w:rFonts w:eastAsia="Times New Roman" w:cstheme="minorHAnsi"/>
          <w:lang w:val="en-US" w:eastAsia="nl-BE"/>
        </w:rPr>
        <w:t>fi</w:t>
      </w:r>
      <w:r w:rsidRPr="00F24424">
        <w:rPr>
          <w:rFonts w:eastAsia="Times New Roman" w:cstheme="minorHAnsi"/>
          <w:lang w:val="en-US" w:eastAsia="nl-BE"/>
        </w:rPr>
        <w:t>t of cochlear implantation [</w:t>
      </w:r>
      <w:r w:rsidR="00FB73CF">
        <w:rPr>
          <w:rFonts w:eastAsia="Times New Roman" w:cstheme="minorHAnsi"/>
          <w:lang w:val="en-US" w:eastAsia="nl-BE"/>
        </w:rPr>
        <w:t>4</w:t>
      </w:r>
      <w:r w:rsidRPr="00F24424">
        <w:rPr>
          <w:rFonts w:eastAsia="Times New Roman" w:cstheme="minorHAnsi"/>
          <w:lang w:val="en-US" w:eastAsia="nl-BE"/>
        </w:rPr>
        <w:t>].</w:t>
      </w:r>
    </w:p>
    <w:p w14:paraId="5FE7F1E5" w14:textId="5AA0EB1F" w:rsidR="0062307F" w:rsidRDefault="003B5914" w:rsidP="0062307F">
      <w:pPr>
        <w:spacing w:before="100" w:beforeAutospacing="1" w:after="100" w:afterAutospacing="1" w:line="240" w:lineRule="auto"/>
        <w:jc w:val="both"/>
        <w:rPr>
          <w:rFonts w:eastAsia="Times New Roman" w:cstheme="minorHAnsi"/>
          <w:lang w:val="en-US" w:eastAsia="nl-BE"/>
        </w:rPr>
      </w:pPr>
      <w:r w:rsidRPr="003B5914">
        <w:rPr>
          <w:rFonts w:eastAsia="Times New Roman" w:cstheme="minorHAnsi"/>
          <w:lang w:val="en-US" w:eastAsia="nl-BE"/>
        </w:rPr>
        <w:t>But</w:t>
      </w:r>
      <w:r>
        <w:rPr>
          <w:rFonts w:eastAsia="Times New Roman" w:cstheme="minorHAnsi"/>
          <w:lang w:val="en-US" w:eastAsia="nl-BE"/>
        </w:rPr>
        <w:t xml:space="preserve"> what is</w:t>
      </w:r>
      <w:r>
        <w:rPr>
          <w:rFonts w:eastAsia="Times New Roman" w:cstheme="minorHAnsi"/>
          <w:i/>
          <w:iCs/>
          <w:lang w:val="en-US" w:eastAsia="nl-BE"/>
        </w:rPr>
        <w:t xml:space="preserve"> s</w:t>
      </w:r>
      <w:r w:rsidR="002B73E9" w:rsidRPr="00F847A5">
        <w:rPr>
          <w:rFonts w:eastAsia="Times New Roman" w:cstheme="minorHAnsi"/>
          <w:i/>
          <w:iCs/>
          <w:lang w:val="en-US" w:eastAsia="nl-BE"/>
        </w:rPr>
        <w:t xml:space="preserve">peech </w:t>
      </w:r>
      <w:proofErr w:type="gramStart"/>
      <w:r w:rsidR="002B73E9" w:rsidRPr="00F847A5">
        <w:rPr>
          <w:rFonts w:eastAsia="Times New Roman" w:cstheme="minorHAnsi"/>
          <w:i/>
          <w:iCs/>
          <w:lang w:val="en-US" w:eastAsia="nl-BE"/>
        </w:rPr>
        <w:t>intelligibility</w:t>
      </w:r>
      <w:r w:rsidRPr="003B5914">
        <w:rPr>
          <w:rFonts w:eastAsia="Times New Roman" w:cstheme="minorHAnsi"/>
          <w:lang w:val="en-US" w:eastAsia="nl-BE"/>
        </w:rPr>
        <w:t>?.</w:t>
      </w:r>
      <w:proofErr w:type="gramEnd"/>
      <w:r>
        <w:rPr>
          <w:rFonts w:eastAsia="Times New Roman" w:cstheme="minorHAnsi"/>
          <w:i/>
          <w:iCs/>
          <w:lang w:val="en-US" w:eastAsia="nl-BE"/>
        </w:rPr>
        <w:t xml:space="preserve"> Intelligibility</w:t>
      </w:r>
      <w:r w:rsidR="002B73E9" w:rsidRPr="002B73E9">
        <w:rPr>
          <w:rFonts w:eastAsia="Times New Roman" w:cstheme="minorHAnsi"/>
          <w:lang w:val="en-US" w:eastAsia="nl-BE"/>
        </w:rPr>
        <w:t xml:space="preserve"> </w:t>
      </w:r>
      <w:r w:rsidR="002B73E9">
        <w:rPr>
          <w:rFonts w:eastAsia="Times New Roman" w:cstheme="minorHAnsi"/>
          <w:lang w:val="en-US" w:eastAsia="nl-BE"/>
        </w:rPr>
        <w:t xml:space="preserve">can be </w:t>
      </w:r>
      <w:r w:rsidR="00F847A5">
        <w:rPr>
          <w:rFonts w:eastAsia="Times New Roman" w:cstheme="minorHAnsi"/>
          <w:lang w:val="en-US" w:eastAsia="nl-BE"/>
        </w:rPr>
        <w:t xml:space="preserve">broadly </w:t>
      </w:r>
      <w:r w:rsidR="002B73E9">
        <w:rPr>
          <w:rFonts w:eastAsia="Times New Roman" w:cstheme="minorHAnsi"/>
          <w:lang w:val="en-US" w:eastAsia="nl-BE"/>
        </w:rPr>
        <w:t xml:space="preserve">defined </w:t>
      </w:r>
      <w:r w:rsidR="00F847A5">
        <w:rPr>
          <w:rFonts w:eastAsia="Times New Roman" w:cstheme="minorHAnsi"/>
          <w:lang w:val="en-US" w:eastAsia="nl-BE"/>
        </w:rPr>
        <w:t xml:space="preserve">as </w:t>
      </w:r>
      <w:r w:rsidR="002B73E9">
        <w:rPr>
          <w:rFonts w:eastAsia="Times New Roman" w:cstheme="minorHAnsi"/>
          <w:lang w:val="en-US" w:eastAsia="nl-BE"/>
        </w:rPr>
        <w:t xml:space="preserve">“the extent to which a speaker’s message is actually understood by the listener” </w:t>
      </w:r>
      <w:r w:rsidR="00F24196">
        <w:rPr>
          <w:rFonts w:eastAsia="Times New Roman" w:cstheme="minorHAnsi"/>
          <w:lang w:val="en-US" w:eastAsia="nl-BE"/>
        </w:rPr>
        <w:t>[</w:t>
      </w:r>
      <w:r w:rsidR="00FB73CF">
        <w:rPr>
          <w:rFonts w:eastAsia="Times New Roman" w:cstheme="minorHAnsi"/>
          <w:lang w:val="en-US" w:eastAsia="nl-BE"/>
        </w:rPr>
        <w:t>1</w:t>
      </w:r>
      <w:r w:rsidR="00B00A0D">
        <w:rPr>
          <w:rFonts w:eastAsia="Times New Roman" w:cstheme="minorHAnsi"/>
          <w:lang w:val="en-US" w:eastAsia="nl-BE"/>
        </w:rPr>
        <w:t>5</w:t>
      </w:r>
      <w:r w:rsidR="00F24196">
        <w:rPr>
          <w:rFonts w:eastAsia="Times New Roman" w:cstheme="minorHAnsi"/>
          <w:lang w:val="en-US" w:eastAsia="nl-BE"/>
        </w:rPr>
        <w:t>]</w:t>
      </w:r>
      <w:r w:rsidR="0062307F">
        <w:rPr>
          <w:rFonts w:eastAsia="Times New Roman" w:cstheme="minorHAnsi"/>
          <w:lang w:val="en-US" w:eastAsia="nl-BE"/>
        </w:rPr>
        <w:t xml:space="preserve">. But in a </w:t>
      </w:r>
      <w:proofErr w:type="gramStart"/>
      <w:r w:rsidR="0062307F">
        <w:rPr>
          <w:rFonts w:eastAsia="Times New Roman" w:cstheme="minorHAnsi"/>
          <w:lang w:val="en-US" w:eastAsia="nl-BE"/>
        </w:rPr>
        <w:t>more narrow</w:t>
      </w:r>
      <w:proofErr w:type="gramEnd"/>
      <w:r w:rsidR="0062307F">
        <w:rPr>
          <w:rFonts w:eastAsia="Times New Roman" w:cstheme="minorHAnsi"/>
          <w:lang w:val="en-US" w:eastAsia="nl-BE"/>
        </w:rPr>
        <w:t xml:space="preserve"> sense, </w:t>
      </w:r>
      <w:r w:rsidR="0062307F" w:rsidRPr="0062307F">
        <w:rPr>
          <w:rFonts w:eastAsia="Times New Roman" w:cstheme="minorHAnsi"/>
          <w:lang w:val="en-US" w:eastAsia="nl-BE"/>
        </w:rPr>
        <w:t>it r</w:t>
      </w:r>
      <w:r w:rsidR="0062307F">
        <w:rPr>
          <w:rFonts w:eastAsia="Times New Roman" w:cstheme="minorHAnsi"/>
          <w:lang w:val="en-US" w:eastAsia="nl-BE"/>
        </w:rPr>
        <w:t xml:space="preserve">efers to the listener’s ability to </w:t>
      </w:r>
      <w:r w:rsidR="0062307F" w:rsidRPr="009270F3">
        <w:rPr>
          <w:rFonts w:eastAsia="Times New Roman"/>
          <w:lang w:val="en-US"/>
        </w:rPr>
        <w:t xml:space="preserve">successfully </w:t>
      </w:r>
      <w:r w:rsidR="0062307F">
        <w:rPr>
          <w:rFonts w:eastAsia="Times New Roman"/>
          <w:lang w:val="en-US"/>
        </w:rPr>
        <w:t>identify (</w:t>
      </w:r>
      <w:r w:rsidR="0062307F" w:rsidRPr="009270F3">
        <w:rPr>
          <w:rFonts w:eastAsia="Times New Roman"/>
          <w:lang w:val="en-US"/>
        </w:rPr>
        <w:t>decod</w:t>
      </w:r>
      <w:r w:rsidR="0062307F">
        <w:rPr>
          <w:rFonts w:eastAsia="Times New Roman"/>
          <w:lang w:val="en-US"/>
        </w:rPr>
        <w:t>e) the words in a message [</w:t>
      </w:r>
      <w:r w:rsidR="0062307F">
        <w:rPr>
          <w:rFonts w:eastAsia="Times New Roman" w:cstheme="minorHAnsi"/>
          <w:lang w:val="en-US" w:eastAsia="nl-BE"/>
        </w:rPr>
        <w:t>5,9,26,28]</w:t>
      </w:r>
      <w:r w:rsidR="0062307F">
        <w:rPr>
          <w:rFonts w:eastAsia="Times New Roman"/>
          <w:lang w:val="en-US"/>
        </w:rPr>
        <w:t xml:space="preserve">. </w:t>
      </w:r>
      <w:r w:rsidR="00BD2204">
        <w:rPr>
          <w:rFonts w:eastAsia="Times New Roman"/>
          <w:lang w:val="en-US"/>
        </w:rPr>
        <w:t xml:space="preserve">The latter definition is more helpful, as it sets a clear contrast </w:t>
      </w:r>
      <w:r w:rsidR="0062307F">
        <w:rPr>
          <w:rFonts w:eastAsia="Times New Roman" w:cstheme="minorHAnsi"/>
          <w:lang w:val="en-US" w:eastAsia="nl-BE"/>
        </w:rPr>
        <w:t>with comprehensibility, which involves the listener’s ability</w:t>
      </w:r>
      <w:r w:rsidR="0062307F" w:rsidRPr="0062307F">
        <w:rPr>
          <w:rFonts w:eastAsia="Times New Roman" w:cstheme="minorHAnsi"/>
          <w:lang w:val="en-US" w:eastAsia="nl-BE"/>
        </w:rPr>
        <w:t xml:space="preserve"> </w:t>
      </w:r>
      <w:r w:rsidR="00684647">
        <w:rPr>
          <w:rFonts w:eastAsia="Times New Roman" w:cstheme="minorHAnsi"/>
          <w:lang w:val="en-US" w:eastAsia="nl-BE"/>
        </w:rPr>
        <w:t xml:space="preserve">to </w:t>
      </w:r>
      <w:r w:rsidR="0062307F">
        <w:rPr>
          <w:rFonts w:eastAsia="Times New Roman" w:cstheme="minorHAnsi"/>
          <w:lang w:val="en-US" w:eastAsia="nl-BE"/>
        </w:rPr>
        <w:t>understand the message, and its intent [12,24].</w:t>
      </w:r>
    </w:p>
    <w:p w14:paraId="0E5FEBFF" w14:textId="2AA02F41" w:rsidR="00102292" w:rsidRDefault="000D663D" w:rsidP="007C7CE5">
      <w:pPr>
        <w:spacing w:line="240" w:lineRule="auto"/>
        <w:jc w:val="both"/>
        <w:rPr>
          <w:rFonts w:eastAsia="Times New Roman" w:cstheme="minorHAnsi"/>
          <w:lang w:val="en-US" w:eastAsia="nl-BE"/>
        </w:rPr>
      </w:pPr>
      <w:r>
        <w:rPr>
          <w:rFonts w:eastAsia="Times New Roman" w:cstheme="minorHAnsi"/>
          <w:lang w:val="en-US" w:eastAsia="nl-BE"/>
        </w:rPr>
        <w:t>However</w:t>
      </w:r>
      <w:r w:rsidR="00102292">
        <w:rPr>
          <w:rFonts w:eastAsia="Times New Roman" w:cstheme="minorHAnsi"/>
          <w:lang w:val="en-US" w:eastAsia="nl-BE"/>
        </w:rPr>
        <w:t xml:space="preserve">, </w:t>
      </w:r>
      <w:r w:rsidR="00225ADE">
        <w:rPr>
          <w:rFonts w:eastAsia="Times New Roman" w:cstheme="minorHAnsi"/>
          <w:lang w:val="en-US" w:eastAsia="nl-BE"/>
        </w:rPr>
        <w:t xml:space="preserve">indifferent of </w:t>
      </w:r>
      <w:r w:rsidR="008C2AA8">
        <w:rPr>
          <w:rFonts w:eastAsia="Times New Roman" w:cstheme="minorHAnsi"/>
          <w:lang w:val="en-US" w:eastAsia="nl-BE"/>
        </w:rPr>
        <w:t xml:space="preserve">its </w:t>
      </w:r>
      <w:r w:rsidR="00102292">
        <w:rPr>
          <w:rFonts w:eastAsia="Times New Roman" w:cstheme="minorHAnsi"/>
          <w:lang w:val="en-US" w:eastAsia="nl-BE"/>
        </w:rPr>
        <w:t xml:space="preserve">broad or narrow definition, </w:t>
      </w:r>
      <w:r w:rsidR="00E702E9">
        <w:rPr>
          <w:rFonts w:eastAsia="Times New Roman" w:cstheme="minorHAnsi"/>
          <w:lang w:val="en-US" w:eastAsia="nl-BE"/>
        </w:rPr>
        <w:t xml:space="preserve">the literature </w:t>
      </w:r>
      <w:r w:rsidR="00225ADE">
        <w:rPr>
          <w:rFonts w:eastAsia="Times New Roman" w:cstheme="minorHAnsi"/>
          <w:lang w:val="en-US" w:eastAsia="nl-BE"/>
        </w:rPr>
        <w:t>reveal</w:t>
      </w:r>
      <w:ins w:id="2" w:author="Sven De Maeyer" w:date="2022-11-09T13:17:00Z">
        <w:r w:rsidR="00A82EC0">
          <w:rPr>
            <w:rFonts w:eastAsia="Times New Roman" w:cstheme="minorHAnsi"/>
            <w:lang w:val="en-US" w:eastAsia="nl-BE"/>
          </w:rPr>
          <w:t>s</w:t>
        </w:r>
      </w:ins>
      <w:r w:rsidR="00225ADE">
        <w:rPr>
          <w:rFonts w:eastAsia="Times New Roman" w:cstheme="minorHAnsi"/>
          <w:lang w:val="en-US" w:eastAsia="nl-BE"/>
        </w:rPr>
        <w:t xml:space="preserve"> </w:t>
      </w:r>
      <w:r w:rsidR="00E702E9">
        <w:rPr>
          <w:rFonts w:eastAsia="Times New Roman" w:cstheme="minorHAnsi"/>
          <w:lang w:val="en-US" w:eastAsia="nl-BE"/>
        </w:rPr>
        <w:t xml:space="preserve">that </w:t>
      </w:r>
      <w:r w:rsidR="00102292" w:rsidRPr="00102292">
        <w:rPr>
          <w:rFonts w:eastAsia="Times New Roman" w:cstheme="minorHAnsi"/>
          <w:i/>
          <w:iCs/>
          <w:lang w:val="en-US" w:eastAsia="nl-BE"/>
        </w:rPr>
        <w:t>intelligibility</w:t>
      </w:r>
      <w:r w:rsidR="00102292" w:rsidRPr="00102292">
        <w:rPr>
          <w:rFonts w:eastAsia="Times New Roman" w:cstheme="minorHAnsi"/>
          <w:lang w:val="en-US" w:eastAsia="nl-BE"/>
        </w:rPr>
        <w:t xml:space="preserve"> </w:t>
      </w:r>
      <w:r>
        <w:rPr>
          <w:rFonts w:eastAsia="Times New Roman" w:cstheme="minorHAnsi"/>
          <w:lang w:val="en-US" w:eastAsia="nl-BE"/>
        </w:rPr>
        <w:t xml:space="preserve">can </w:t>
      </w:r>
      <w:r w:rsidR="00102292" w:rsidRPr="00102292">
        <w:rPr>
          <w:rFonts w:eastAsia="Times New Roman" w:cstheme="minorHAnsi"/>
          <w:lang w:val="en-US" w:eastAsia="nl-BE"/>
        </w:rPr>
        <w:t>be</w:t>
      </w:r>
      <w:r w:rsidR="00102292">
        <w:rPr>
          <w:rFonts w:eastAsia="Times New Roman" w:cstheme="minorHAnsi"/>
          <w:lang w:val="en-US" w:eastAsia="nl-BE"/>
        </w:rPr>
        <w:t xml:space="preserve"> </w:t>
      </w:r>
      <w:r w:rsidR="00520986">
        <w:rPr>
          <w:rFonts w:eastAsia="Times New Roman" w:cstheme="minorHAnsi"/>
          <w:lang w:val="en-US" w:eastAsia="nl-BE"/>
        </w:rPr>
        <w:t xml:space="preserve">further </w:t>
      </w:r>
      <w:r w:rsidR="00102292" w:rsidRPr="00102292">
        <w:rPr>
          <w:rFonts w:eastAsia="Times New Roman" w:cstheme="minorHAnsi"/>
          <w:lang w:val="en-US" w:eastAsia="nl-BE"/>
        </w:rPr>
        <w:t xml:space="preserve">compromised by features of the communicative environment, such as noise </w:t>
      </w:r>
      <w:r w:rsidR="00E776BD">
        <w:rPr>
          <w:rFonts w:eastAsia="Times New Roman" w:cstheme="minorHAnsi"/>
          <w:lang w:val="en-US" w:eastAsia="nl-BE"/>
        </w:rPr>
        <w:t>[</w:t>
      </w:r>
      <w:r w:rsidR="00270DEB">
        <w:rPr>
          <w:rFonts w:eastAsia="Times New Roman" w:cstheme="minorHAnsi"/>
          <w:lang w:val="en-US" w:eastAsia="nl-BE"/>
        </w:rPr>
        <w:t>1</w:t>
      </w:r>
      <w:r w:rsidR="00B00A0D">
        <w:rPr>
          <w:rFonts w:eastAsia="Times New Roman" w:cstheme="minorHAnsi"/>
          <w:lang w:val="en-US" w:eastAsia="nl-BE"/>
        </w:rPr>
        <w:t>3</w:t>
      </w:r>
      <w:r w:rsidR="00E776BD">
        <w:rPr>
          <w:rFonts w:eastAsia="Times New Roman" w:cstheme="minorHAnsi"/>
          <w:lang w:val="en-US" w:eastAsia="nl-BE"/>
        </w:rPr>
        <w:t>]</w:t>
      </w:r>
      <w:r w:rsidR="00C56025">
        <w:rPr>
          <w:rFonts w:eastAsia="Times New Roman" w:cstheme="minorHAnsi"/>
          <w:lang w:val="en-US" w:eastAsia="nl-BE"/>
        </w:rPr>
        <w:t>;</w:t>
      </w:r>
      <w:r w:rsidR="00102292" w:rsidRPr="00102292">
        <w:rPr>
          <w:rFonts w:eastAsia="Times New Roman" w:cstheme="minorHAnsi"/>
          <w:lang w:val="en-US" w:eastAsia="nl-BE"/>
        </w:rPr>
        <w:t xml:space="preserve"> </w:t>
      </w:r>
      <w:r>
        <w:rPr>
          <w:rFonts w:eastAsia="Times New Roman" w:cstheme="minorHAnsi"/>
          <w:lang w:val="en-US" w:eastAsia="nl-BE"/>
        </w:rPr>
        <w:t xml:space="preserve">by </w:t>
      </w:r>
      <w:r w:rsidR="00102292">
        <w:rPr>
          <w:rFonts w:eastAsia="Times New Roman" w:cstheme="minorHAnsi"/>
          <w:lang w:val="en-US" w:eastAsia="nl-BE"/>
        </w:rPr>
        <w:t xml:space="preserve">features </w:t>
      </w:r>
      <w:r w:rsidR="00225ADE">
        <w:rPr>
          <w:rFonts w:eastAsia="Times New Roman" w:cstheme="minorHAnsi"/>
          <w:lang w:val="en-US" w:eastAsia="nl-BE"/>
        </w:rPr>
        <w:t xml:space="preserve">of </w:t>
      </w:r>
      <w:r w:rsidR="00102292">
        <w:rPr>
          <w:rFonts w:eastAsia="Times New Roman" w:cstheme="minorHAnsi"/>
          <w:lang w:val="en-US" w:eastAsia="nl-BE"/>
        </w:rPr>
        <w:t xml:space="preserve">the speaker, like </w:t>
      </w:r>
      <w:r w:rsidR="00102292" w:rsidRPr="00102292">
        <w:rPr>
          <w:rFonts w:eastAsia="Times New Roman" w:cstheme="minorHAnsi"/>
          <w:lang w:val="en-US" w:eastAsia="nl-BE"/>
        </w:rPr>
        <w:t>speaking rate</w:t>
      </w:r>
      <w:r w:rsidR="00102292">
        <w:rPr>
          <w:rFonts w:eastAsia="Times New Roman" w:cstheme="minorHAnsi"/>
          <w:lang w:val="en-US" w:eastAsia="nl-BE"/>
        </w:rPr>
        <w:t xml:space="preserve"> </w:t>
      </w:r>
      <w:r w:rsidR="00E776BD">
        <w:rPr>
          <w:rFonts w:eastAsia="Times New Roman" w:cstheme="minorHAnsi"/>
          <w:lang w:val="en-US" w:eastAsia="nl-BE"/>
        </w:rPr>
        <w:t>[</w:t>
      </w:r>
      <w:r w:rsidR="001456EC">
        <w:rPr>
          <w:rFonts w:eastAsia="Times New Roman" w:cstheme="minorHAnsi"/>
          <w:lang w:val="en-US" w:eastAsia="nl-BE"/>
        </w:rPr>
        <w:t>1</w:t>
      </w:r>
      <w:r w:rsidR="00B00A0D">
        <w:rPr>
          <w:rFonts w:eastAsia="Times New Roman" w:cstheme="minorHAnsi"/>
          <w:lang w:val="en-US" w:eastAsia="nl-BE"/>
        </w:rPr>
        <w:t>4</w:t>
      </w:r>
      <w:r w:rsidR="00E776BD">
        <w:rPr>
          <w:rFonts w:eastAsia="Times New Roman" w:cstheme="minorHAnsi"/>
          <w:lang w:val="en-US" w:eastAsia="nl-BE"/>
        </w:rPr>
        <w:t>]</w:t>
      </w:r>
      <w:r w:rsidR="001020AB">
        <w:rPr>
          <w:rFonts w:eastAsia="Times New Roman" w:cstheme="minorHAnsi"/>
          <w:lang w:val="en-US" w:eastAsia="nl-BE"/>
        </w:rPr>
        <w:t xml:space="preserve"> or</w:t>
      </w:r>
      <w:r w:rsidR="001B31A6">
        <w:rPr>
          <w:rFonts w:eastAsia="Times New Roman" w:cstheme="minorHAnsi"/>
          <w:lang w:val="en-US" w:eastAsia="nl-BE"/>
        </w:rPr>
        <w:t xml:space="preserve"> accent </w:t>
      </w:r>
      <w:r w:rsidR="001020AB">
        <w:rPr>
          <w:rFonts w:eastAsia="Times New Roman" w:cstheme="minorHAnsi"/>
          <w:lang w:val="en-US" w:eastAsia="nl-BE"/>
        </w:rPr>
        <w:t>[</w:t>
      </w:r>
      <w:r w:rsidR="00B00A0D">
        <w:rPr>
          <w:rFonts w:eastAsia="Times New Roman" w:cstheme="minorHAnsi"/>
          <w:lang w:val="en-US" w:eastAsia="nl-BE"/>
        </w:rPr>
        <w:t>8</w:t>
      </w:r>
      <w:r w:rsidR="001020AB">
        <w:rPr>
          <w:rFonts w:eastAsia="Times New Roman" w:cstheme="minorHAnsi"/>
          <w:lang w:val="en-US" w:eastAsia="nl-BE"/>
        </w:rPr>
        <w:t>,</w:t>
      </w:r>
      <w:r w:rsidR="004012D8">
        <w:rPr>
          <w:rFonts w:eastAsia="Times New Roman" w:cstheme="minorHAnsi"/>
          <w:lang w:val="en-US" w:eastAsia="nl-BE"/>
        </w:rPr>
        <w:t>1</w:t>
      </w:r>
      <w:r w:rsidR="00B00A0D">
        <w:rPr>
          <w:rFonts w:eastAsia="Times New Roman" w:cstheme="minorHAnsi"/>
          <w:lang w:val="en-US" w:eastAsia="nl-BE"/>
        </w:rPr>
        <w:t>6</w:t>
      </w:r>
      <w:r w:rsidR="001020AB">
        <w:rPr>
          <w:rFonts w:eastAsia="Times New Roman" w:cstheme="minorHAnsi"/>
          <w:lang w:val="en-US" w:eastAsia="nl-BE"/>
        </w:rPr>
        <w:t>]</w:t>
      </w:r>
      <w:r w:rsidR="00C56025">
        <w:rPr>
          <w:rFonts w:eastAsia="Times New Roman" w:cstheme="minorHAnsi"/>
          <w:lang w:val="en-US" w:eastAsia="nl-BE"/>
        </w:rPr>
        <w:t>;</w:t>
      </w:r>
      <w:r w:rsidR="00102292">
        <w:rPr>
          <w:rFonts w:eastAsia="Times New Roman" w:cstheme="minorHAnsi"/>
          <w:lang w:val="en-US" w:eastAsia="nl-BE"/>
        </w:rPr>
        <w:t xml:space="preserve"> or </w:t>
      </w:r>
      <w:r>
        <w:rPr>
          <w:rFonts w:eastAsia="Times New Roman" w:cstheme="minorHAnsi"/>
          <w:lang w:val="en-US" w:eastAsia="nl-BE"/>
        </w:rPr>
        <w:t xml:space="preserve">features </w:t>
      </w:r>
      <w:r w:rsidR="00726040">
        <w:rPr>
          <w:rFonts w:eastAsia="Times New Roman" w:cstheme="minorHAnsi"/>
          <w:lang w:val="en-US" w:eastAsia="nl-BE"/>
        </w:rPr>
        <w:t xml:space="preserve">of </w:t>
      </w:r>
      <w:r w:rsidR="00102292">
        <w:rPr>
          <w:rFonts w:eastAsia="Times New Roman" w:cstheme="minorHAnsi"/>
          <w:lang w:val="en-US" w:eastAsia="nl-BE"/>
        </w:rPr>
        <w:t xml:space="preserve">the listener, like </w:t>
      </w:r>
      <w:r>
        <w:rPr>
          <w:rFonts w:eastAsia="Times New Roman" w:cstheme="minorHAnsi"/>
          <w:lang w:val="en-US" w:eastAsia="nl-BE"/>
        </w:rPr>
        <w:t xml:space="preserve">vocabulary </w:t>
      </w:r>
      <w:r w:rsidR="001020AB">
        <w:rPr>
          <w:rFonts w:eastAsia="Times New Roman" w:cstheme="minorHAnsi"/>
          <w:lang w:val="en-US" w:eastAsia="nl-BE"/>
        </w:rPr>
        <w:t xml:space="preserve">mastery </w:t>
      </w:r>
      <w:r>
        <w:rPr>
          <w:rFonts w:eastAsia="Times New Roman" w:cstheme="minorHAnsi"/>
          <w:lang w:val="en-US" w:eastAsia="nl-BE"/>
        </w:rPr>
        <w:t>[</w:t>
      </w:r>
      <w:r w:rsidR="00FB73CF">
        <w:rPr>
          <w:rFonts w:eastAsia="Times New Roman" w:cstheme="minorHAnsi"/>
          <w:lang w:val="en-US" w:eastAsia="nl-BE"/>
        </w:rPr>
        <w:t>2</w:t>
      </w:r>
      <w:r w:rsidR="00B00A0D">
        <w:rPr>
          <w:rFonts w:eastAsia="Times New Roman" w:cstheme="minorHAnsi"/>
          <w:lang w:val="en-US" w:eastAsia="nl-BE"/>
        </w:rPr>
        <w:t>7</w:t>
      </w:r>
      <w:r>
        <w:rPr>
          <w:rFonts w:eastAsia="Times New Roman" w:cstheme="minorHAnsi"/>
          <w:lang w:val="en-US" w:eastAsia="nl-BE"/>
        </w:rPr>
        <w:t>]</w:t>
      </w:r>
      <w:r w:rsidR="008D57CE">
        <w:rPr>
          <w:rFonts w:eastAsia="Times New Roman" w:cstheme="minorHAnsi"/>
          <w:lang w:val="en-US" w:eastAsia="nl-BE"/>
        </w:rPr>
        <w:t>.</w:t>
      </w:r>
      <w:r w:rsidR="003D58FF">
        <w:rPr>
          <w:rFonts w:eastAsia="Times New Roman" w:cstheme="minorHAnsi"/>
          <w:lang w:val="en-US" w:eastAsia="nl-BE"/>
        </w:rPr>
        <w:t xml:space="preserve"> </w:t>
      </w:r>
      <w:r w:rsidR="008D57CE">
        <w:rPr>
          <w:rFonts w:eastAsia="Times New Roman" w:cstheme="minorHAnsi"/>
          <w:lang w:val="en-US" w:eastAsia="nl-BE"/>
        </w:rPr>
        <w:t>Moreover, t</w:t>
      </w:r>
      <w:r w:rsidR="003D58FF">
        <w:rPr>
          <w:rFonts w:eastAsia="Times New Roman" w:cstheme="minorHAnsi"/>
          <w:lang w:val="en-US" w:eastAsia="nl-BE"/>
        </w:rPr>
        <w:t xml:space="preserve">he latter emphasizes </w:t>
      </w:r>
      <w:r w:rsidR="008D57CE">
        <w:rPr>
          <w:rFonts w:eastAsia="Times New Roman" w:cstheme="minorHAnsi"/>
          <w:lang w:val="en-US" w:eastAsia="nl-BE"/>
        </w:rPr>
        <w:t xml:space="preserve">its </w:t>
      </w:r>
      <w:r w:rsidR="003D58FF">
        <w:rPr>
          <w:rFonts w:eastAsia="Times New Roman" w:cstheme="minorHAnsi"/>
          <w:lang w:val="en-US" w:eastAsia="nl-BE"/>
        </w:rPr>
        <w:t xml:space="preserve">highly </w:t>
      </w:r>
      <w:del w:id="3" w:author="Sven De Maeyer" w:date="2022-11-09T13:19:00Z">
        <w:r w:rsidR="003D58FF" w:rsidDel="00A82EC0">
          <w:rPr>
            <w:rFonts w:eastAsia="Times New Roman" w:cstheme="minorHAnsi"/>
            <w:lang w:val="en-US" w:eastAsia="nl-BE"/>
          </w:rPr>
          <w:delText>dynamical</w:delText>
        </w:r>
      </w:del>
      <w:ins w:id="4" w:author="Sven De Maeyer" w:date="2022-11-09T13:19:00Z">
        <w:r w:rsidR="00A82EC0">
          <w:rPr>
            <w:rFonts w:eastAsia="Times New Roman" w:cstheme="minorHAnsi"/>
            <w:lang w:val="en-US" w:eastAsia="nl-BE"/>
          </w:rPr>
          <w:t>dynamic</w:t>
        </w:r>
      </w:ins>
      <w:r w:rsidR="003D58FF">
        <w:rPr>
          <w:rFonts w:eastAsia="Times New Roman" w:cstheme="minorHAnsi"/>
          <w:lang w:val="en-US" w:eastAsia="nl-BE"/>
        </w:rPr>
        <w:t xml:space="preserve"> nature</w:t>
      </w:r>
      <w:r w:rsidR="00E702E9">
        <w:rPr>
          <w:rFonts w:eastAsia="Times New Roman" w:cstheme="minorHAnsi"/>
          <w:lang w:val="en-US" w:eastAsia="nl-BE"/>
        </w:rPr>
        <w:t xml:space="preserve">, </w:t>
      </w:r>
      <w:r w:rsidR="008D57CE">
        <w:rPr>
          <w:rFonts w:eastAsia="Times New Roman" w:cstheme="minorHAnsi"/>
          <w:lang w:val="en-US" w:eastAsia="nl-BE"/>
        </w:rPr>
        <w:t xml:space="preserve">where </w:t>
      </w:r>
      <w:r w:rsidR="00E702E9">
        <w:rPr>
          <w:rFonts w:eastAsia="Times New Roman" w:cstheme="minorHAnsi"/>
          <w:lang w:val="en-US" w:eastAsia="nl-BE"/>
        </w:rPr>
        <w:t xml:space="preserve">changes </w:t>
      </w:r>
      <w:r w:rsidR="008D57CE">
        <w:rPr>
          <w:rFonts w:eastAsia="Times New Roman" w:cstheme="minorHAnsi"/>
          <w:lang w:val="en-US" w:eastAsia="nl-BE"/>
        </w:rPr>
        <w:t xml:space="preserve">in </w:t>
      </w:r>
      <w:r w:rsidR="008D57CE" w:rsidRPr="008D57CE">
        <w:rPr>
          <w:rFonts w:eastAsia="Times New Roman" w:cstheme="minorHAnsi"/>
          <w:i/>
          <w:iCs/>
          <w:lang w:val="en-US" w:eastAsia="nl-BE"/>
        </w:rPr>
        <w:t>intelligibility</w:t>
      </w:r>
      <w:r w:rsidR="008D57CE">
        <w:rPr>
          <w:rFonts w:eastAsia="Times New Roman" w:cstheme="minorHAnsi"/>
          <w:lang w:val="en-US" w:eastAsia="nl-BE"/>
        </w:rPr>
        <w:t xml:space="preserve"> </w:t>
      </w:r>
      <w:r w:rsidR="00C56025">
        <w:rPr>
          <w:rFonts w:eastAsia="Times New Roman" w:cstheme="minorHAnsi"/>
          <w:lang w:val="en-US" w:eastAsia="nl-BE"/>
        </w:rPr>
        <w:t xml:space="preserve">stem from </w:t>
      </w:r>
      <w:del w:id="5" w:author="Sven De Maeyer" w:date="2022-11-09T13:19:00Z">
        <w:r w:rsidR="00E702E9" w:rsidRPr="00475C66" w:rsidDel="00A82EC0">
          <w:rPr>
            <w:rFonts w:eastAsia="Times New Roman"/>
            <w:lang w:val="en-US"/>
          </w:rPr>
          <w:delText>on line</w:delText>
        </w:r>
      </w:del>
      <w:ins w:id="6" w:author="Sven De Maeyer" w:date="2022-11-09T13:19:00Z">
        <w:r w:rsidR="00A82EC0">
          <w:rPr>
            <w:rFonts w:eastAsia="Times New Roman"/>
            <w:lang w:val="en-US"/>
          </w:rPr>
          <w:t>online</w:t>
        </w:r>
      </w:ins>
      <w:r w:rsidR="00E702E9" w:rsidRPr="00475C66">
        <w:rPr>
          <w:rFonts w:eastAsia="Times New Roman"/>
          <w:lang w:val="en-US"/>
        </w:rPr>
        <w:t xml:space="preserve"> adaptations of the speaker</w:t>
      </w:r>
      <w:r w:rsidR="00AA59F7">
        <w:rPr>
          <w:rFonts w:eastAsia="Times New Roman"/>
          <w:lang w:val="en-US"/>
        </w:rPr>
        <w:t>,</w:t>
      </w:r>
      <w:r w:rsidR="00E702E9" w:rsidRPr="00475C66">
        <w:rPr>
          <w:rFonts w:eastAsia="Times New Roman"/>
          <w:lang w:val="en-US"/>
        </w:rPr>
        <w:t xml:space="preserve"> to the </w:t>
      </w:r>
      <w:r w:rsidR="00D85089">
        <w:rPr>
          <w:rFonts w:eastAsia="Times New Roman"/>
          <w:lang w:val="en-US"/>
        </w:rPr>
        <w:t xml:space="preserve">listener </w:t>
      </w:r>
      <w:r w:rsidR="00E702E9" w:rsidRPr="00475C66">
        <w:rPr>
          <w:rFonts w:eastAsia="Times New Roman"/>
          <w:lang w:val="en-US"/>
        </w:rPr>
        <w:t>and/or the contex</w:t>
      </w:r>
      <w:r w:rsidR="00D53C9F">
        <w:rPr>
          <w:rFonts w:eastAsia="Times New Roman"/>
          <w:lang w:val="en-US"/>
        </w:rPr>
        <w:t>t</w:t>
      </w:r>
      <w:r w:rsidR="00E702E9">
        <w:rPr>
          <w:rFonts w:eastAsia="Times New Roman"/>
          <w:lang w:val="en-US"/>
        </w:rPr>
        <w:t>.</w:t>
      </w:r>
    </w:p>
    <w:p w14:paraId="1AF53FCA" w14:textId="6B5A5EF4" w:rsidR="00BA3253" w:rsidRDefault="00BA3253" w:rsidP="007C7CE5">
      <w:pPr>
        <w:spacing w:line="240" w:lineRule="auto"/>
        <w:jc w:val="both"/>
        <w:rPr>
          <w:rFonts w:eastAsia="Times New Roman"/>
          <w:lang w:val="en-US"/>
        </w:rPr>
      </w:pPr>
      <w:commentRangeStart w:id="7"/>
      <w:r>
        <w:rPr>
          <w:rFonts w:eastAsia="Times New Roman"/>
          <w:lang w:val="en-US"/>
        </w:rPr>
        <w:t xml:space="preserve">Therefore, we can say that </w:t>
      </w:r>
      <w:r w:rsidRPr="00E702E9">
        <w:rPr>
          <w:rFonts w:eastAsia="Times New Roman"/>
          <w:i/>
          <w:iCs/>
          <w:lang w:val="en-US"/>
        </w:rPr>
        <w:t>speech</w:t>
      </w:r>
      <w:r>
        <w:rPr>
          <w:rFonts w:eastAsia="Times New Roman"/>
          <w:lang w:val="en-US"/>
        </w:rPr>
        <w:t xml:space="preserve"> </w:t>
      </w:r>
      <w:r w:rsidRPr="00520986">
        <w:rPr>
          <w:rFonts w:eastAsia="Times New Roman"/>
          <w:i/>
          <w:iCs/>
          <w:lang w:val="en-US"/>
        </w:rPr>
        <w:t>intelligibility</w:t>
      </w:r>
      <w:r>
        <w:rPr>
          <w:rFonts w:eastAsia="Times New Roman"/>
          <w:lang w:val="en-US"/>
        </w:rPr>
        <w:t xml:space="preserve"> </w:t>
      </w:r>
      <w:del w:id="8" w:author="Sven De Maeyer" w:date="2022-11-09T13:19:00Z">
        <w:r w:rsidDel="00A82EC0">
          <w:rPr>
            <w:rFonts w:eastAsia="Times New Roman"/>
            <w:lang w:val="en-US"/>
          </w:rPr>
          <w:delText>generate</w:delText>
        </w:r>
      </w:del>
      <w:ins w:id="9" w:author="Sven De Maeyer" w:date="2022-11-09T13:19:00Z">
        <w:r w:rsidR="00A82EC0">
          <w:rPr>
            <w:rFonts w:eastAsia="Times New Roman"/>
            <w:lang w:val="en-US"/>
          </w:rPr>
          <w:t>generates</w:t>
        </w:r>
      </w:ins>
      <w:r>
        <w:rPr>
          <w:rFonts w:eastAsia="Times New Roman"/>
          <w:lang w:val="en-US"/>
        </w:rPr>
        <w:t xml:space="preserve"> considerable interest</w:t>
      </w:r>
      <w:r w:rsidR="00BD2204">
        <w:rPr>
          <w:rFonts w:eastAsia="Times New Roman"/>
          <w:lang w:val="en-US"/>
        </w:rPr>
        <w:t xml:space="preserve"> for its societal value</w:t>
      </w:r>
      <w:r>
        <w:rPr>
          <w:rFonts w:eastAsia="Times New Roman"/>
          <w:lang w:val="en-US"/>
        </w:rPr>
        <w:t xml:space="preserve">, but its measurement </w:t>
      </w:r>
      <w:del w:id="10" w:author="Sven De Maeyer" w:date="2022-11-09T13:17:00Z">
        <w:r w:rsidDel="00A82EC0">
          <w:rPr>
            <w:rFonts w:eastAsia="Times New Roman"/>
            <w:lang w:val="en-US"/>
          </w:rPr>
          <w:delText>pose</w:delText>
        </w:r>
      </w:del>
      <w:ins w:id="11" w:author="Sven De Maeyer" w:date="2022-11-09T13:17:00Z">
        <w:r w:rsidR="00A82EC0">
          <w:rPr>
            <w:rFonts w:eastAsia="Times New Roman"/>
            <w:lang w:val="en-US"/>
          </w:rPr>
          <w:t>poses</w:t>
        </w:r>
      </w:ins>
      <w:r>
        <w:rPr>
          <w:rFonts w:eastAsia="Times New Roman"/>
          <w:lang w:val="en-US"/>
        </w:rPr>
        <w:t xml:space="preserve"> interesting challenges, </w:t>
      </w:r>
      <w:r w:rsidR="00BD2204">
        <w:rPr>
          <w:rFonts w:eastAsia="Times New Roman"/>
          <w:lang w:val="en-US"/>
        </w:rPr>
        <w:t xml:space="preserve">particularly because of </w:t>
      </w:r>
      <w:r>
        <w:rPr>
          <w:rFonts w:eastAsia="Times New Roman"/>
          <w:lang w:val="en-US"/>
        </w:rPr>
        <w:t>its entanglement with other features</w:t>
      </w:r>
      <w:r w:rsidR="00BD2204">
        <w:rPr>
          <w:rFonts w:eastAsia="Times New Roman"/>
          <w:lang w:val="en-US"/>
        </w:rPr>
        <w:t xml:space="preserve"> of </w:t>
      </w:r>
      <w:del w:id="12" w:author="Sven De Maeyer" w:date="2022-11-09T13:18:00Z">
        <w:r w:rsidR="00BD2204" w:rsidDel="00A82EC0">
          <w:rPr>
            <w:rFonts w:eastAsia="Times New Roman"/>
            <w:lang w:val="en-US"/>
          </w:rPr>
          <w:delText xml:space="preserve">the </w:delText>
        </w:r>
      </w:del>
      <w:r w:rsidR="00BD2204">
        <w:rPr>
          <w:rFonts w:eastAsia="Times New Roman"/>
          <w:lang w:val="en-US"/>
        </w:rPr>
        <w:t>communication</w:t>
      </w:r>
      <w:r>
        <w:rPr>
          <w:rFonts w:eastAsia="Times New Roman"/>
          <w:lang w:val="en-US"/>
        </w:rPr>
        <w:t xml:space="preserve">. </w:t>
      </w:r>
      <w:commentRangeEnd w:id="7"/>
      <w:r w:rsidR="00A82EC0">
        <w:rPr>
          <w:rStyle w:val="Verwijzingopmerking"/>
        </w:rPr>
        <w:commentReference w:id="7"/>
      </w:r>
    </w:p>
    <w:p w14:paraId="3B8B1BE2" w14:textId="3C499E2A" w:rsidR="005A21A6" w:rsidRPr="008E0E12" w:rsidRDefault="00D077EE" w:rsidP="00D53C9F">
      <w:pPr>
        <w:spacing w:before="100" w:beforeAutospacing="1" w:after="100" w:afterAutospacing="1" w:line="240" w:lineRule="auto"/>
        <w:jc w:val="both"/>
        <w:rPr>
          <w:rFonts w:eastAsia="Times New Roman" w:cstheme="minorHAnsi"/>
          <w:lang w:val="en-US" w:eastAsia="nl-BE"/>
        </w:rPr>
      </w:pPr>
      <w:r>
        <w:rPr>
          <w:rFonts w:eastAsia="Times New Roman" w:cstheme="minorHAnsi"/>
          <w:lang w:val="en-US" w:eastAsia="nl-BE"/>
        </w:rPr>
        <w:t>Considering the previous</w:t>
      </w:r>
      <w:r w:rsidR="00FA34D3">
        <w:rPr>
          <w:rFonts w:eastAsia="Times New Roman" w:cstheme="minorHAnsi"/>
          <w:lang w:val="en-US" w:eastAsia="nl-BE"/>
        </w:rPr>
        <w:t>, t</w:t>
      </w:r>
      <w:r w:rsidR="00573774" w:rsidRPr="009F5372">
        <w:rPr>
          <w:rFonts w:eastAsia="Times New Roman" w:cstheme="minorHAnsi"/>
          <w:lang w:val="en-US" w:eastAsia="nl-BE"/>
        </w:rPr>
        <w:t xml:space="preserve">he literature </w:t>
      </w:r>
      <w:del w:id="13" w:author="Sven De Maeyer" w:date="2022-11-09T13:17:00Z">
        <w:r w:rsidR="00573774" w:rsidRPr="009F5372" w:rsidDel="00A82EC0">
          <w:rPr>
            <w:rFonts w:eastAsia="Times New Roman" w:cstheme="minorHAnsi"/>
            <w:lang w:val="en-US" w:eastAsia="nl-BE"/>
          </w:rPr>
          <w:delText>suggest</w:delText>
        </w:r>
      </w:del>
      <w:ins w:id="14" w:author="Sven De Maeyer" w:date="2022-11-09T13:17:00Z">
        <w:r w:rsidR="00A82EC0">
          <w:rPr>
            <w:rFonts w:eastAsia="Times New Roman" w:cstheme="minorHAnsi"/>
            <w:lang w:val="en-US" w:eastAsia="nl-BE"/>
          </w:rPr>
          <w:t>suggests</w:t>
        </w:r>
      </w:ins>
      <w:r w:rsidR="00573774" w:rsidRPr="009F5372">
        <w:rPr>
          <w:rFonts w:eastAsia="Times New Roman" w:cstheme="minorHAnsi"/>
          <w:lang w:val="en-US" w:eastAsia="nl-BE"/>
        </w:rPr>
        <w:t xml:space="preserve"> two perspectives from which </w:t>
      </w:r>
      <w:r w:rsidR="00573774" w:rsidRPr="00FA34D3">
        <w:rPr>
          <w:rFonts w:eastAsia="Times New Roman" w:cstheme="minorHAnsi"/>
          <w:i/>
          <w:iCs/>
          <w:lang w:val="en-US" w:eastAsia="nl-BE"/>
        </w:rPr>
        <w:t>intelligibility</w:t>
      </w:r>
      <w:r w:rsidR="00573774" w:rsidRPr="009F5372">
        <w:rPr>
          <w:rFonts w:eastAsia="Times New Roman" w:cstheme="minorHAnsi"/>
          <w:lang w:val="en-US" w:eastAsia="nl-BE"/>
        </w:rPr>
        <w:t xml:space="preserve"> can be assessed: the message</w:t>
      </w:r>
      <w:r w:rsidR="00573774">
        <w:rPr>
          <w:rFonts w:eastAsia="Times New Roman" w:cstheme="minorHAnsi"/>
          <w:lang w:val="en-US" w:eastAsia="nl-BE"/>
        </w:rPr>
        <w:t xml:space="preserve"> </w:t>
      </w:r>
      <w:r w:rsidR="00573774" w:rsidRPr="009F5372">
        <w:rPr>
          <w:rFonts w:eastAsia="Times New Roman" w:cstheme="minorHAnsi"/>
          <w:lang w:val="en-US" w:eastAsia="nl-BE"/>
        </w:rPr>
        <w:t xml:space="preserve">and </w:t>
      </w:r>
      <w:ins w:id="15" w:author="Sven De Maeyer" w:date="2022-11-09T13:19:00Z">
        <w:r w:rsidR="00A82EC0">
          <w:rPr>
            <w:rFonts w:eastAsia="Times New Roman" w:cstheme="minorHAnsi"/>
            <w:lang w:val="en-US" w:eastAsia="nl-BE"/>
          </w:rPr>
          <w:t xml:space="preserve">the </w:t>
        </w:r>
      </w:ins>
      <w:r w:rsidR="00573774" w:rsidRPr="009F5372">
        <w:rPr>
          <w:rFonts w:eastAsia="Times New Roman" w:cstheme="minorHAnsi"/>
          <w:lang w:val="en-US" w:eastAsia="nl-BE"/>
        </w:rPr>
        <w:t>listener’s perspective [</w:t>
      </w:r>
      <w:r w:rsidR="00FA34D3">
        <w:rPr>
          <w:rFonts w:eastAsia="Times New Roman" w:cstheme="minorHAnsi"/>
          <w:lang w:val="en-US" w:eastAsia="nl-BE"/>
        </w:rPr>
        <w:t>1</w:t>
      </w:r>
      <w:r w:rsidR="00573774" w:rsidRPr="009F5372">
        <w:rPr>
          <w:rFonts w:eastAsia="Times New Roman" w:cstheme="minorHAnsi"/>
          <w:lang w:val="en-US" w:eastAsia="nl-BE"/>
        </w:rPr>
        <w:t>,</w:t>
      </w:r>
      <w:r w:rsidR="00FA34D3">
        <w:rPr>
          <w:rFonts w:eastAsia="Times New Roman" w:cstheme="minorHAnsi"/>
          <w:lang w:val="en-US" w:eastAsia="nl-BE"/>
        </w:rPr>
        <w:t>2</w:t>
      </w:r>
      <w:r w:rsidR="00573774" w:rsidRPr="009F5372">
        <w:rPr>
          <w:rFonts w:eastAsia="Times New Roman" w:cstheme="minorHAnsi"/>
          <w:lang w:val="en-US" w:eastAsia="nl-BE"/>
        </w:rPr>
        <w:t>]. The ﬁrst, also known as acoustic studies, is focused on assessing separately</w:t>
      </w:r>
      <w:r w:rsidR="00573774">
        <w:rPr>
          <w:rFonts w:eastAsia="Times New Roman" w:cstheme="minorHAnsi"/>
          <w:lang w:val="en-US" w:eastAsia="nl-BE"/>
        </w:rPr>
        <w:t xml:space="preserve"> </w:t>
      </w:r>
      <w:r w:rsidR="00573774" w:rsidRPr="009F5372">
        <w:rPr>
          <w:rFonts w:eastAsia="Times New Roman" w:cstheme="minorHAnsi"/>
          <w:lang w:val="en-US" w:eastAsia="nl-BE"/>
        </w:rPr>
        <w:t xml:space="preserve">particular characteristics of the speech samples, </w:t>
      </w:r>
      <w:proofErr w:type="gramStart"/>
      <w:r w:rsidR="00573774" w:rsidRPr="009F5372">
        <w:rPr>
          <w:rFonts w:eastAsia="Times New Roman" w:cstheme="minorHAnsi"/>
          <w:lang w:val="en-US" w:eastAsia="nl-BE"/>
        </w:rPr>
        <w:t>e.g.</w:t>
      </w:r>
      <w:proofErr w:type="gramEnd"/>
      <w:r w:rsidR="00573774" w:rsidRPr="009F5372">
        <w:rPr>
          <w:rFonts w:eastAsia="Times New Roman" w:cstheme="minorHAnsi"/>
          <w:lang w:val="en-US" w:eastAsia="nl-BE"/>
        </w:rPr>
        <w:t xml:space="preserve"> their pitch, duration</w:t>
      </w:r>
      <w:r w:rsidR="001456EC">
        <w:rPr>
          <w:rFonts w:eastAsia="Times New Roman" w:cstheme="minorHAnsi"/>
          <w:lang w:val="en-US" w:eastAsia="nl-BE"/>
        </w:rPr>
        <w:t>,</w:t>
      </w:r>
      <w:r w:rsidR="00573774" w:rsidRPr="009F5372">
        <w:rPr>
          <w:rFonts w:eastAsia="Times New Roman" w:cstheme="minorHAnsi"/>
          <w:lang w:val="en-US" w:eastAsia="nl-BE"/>
        </w:rPr>
        <w:t xml:space="preserve"> stress, or the articulation of vowels and consonants [</w:t>
      </w:r>
      <w:r w:rsidR="002B7C4A">
        <w:rPr>
          <w:rFonts w:eastAsia="Times New Roman" w:cstheme="minorHAnsi"/>
          <w:lang w:val="en-US" w:eastAsia="nl-BE"/>
        </w:rPr>
        <w:t>2</w:t>
      </w:r>
      <w:r w:rsidR="00B00A0D">
        <w:rPr>
          <w:rFonts w:eastAsia="Times New Roman" w:cstheme="minorHAnsi"/>
          <w:lang w:val="en-US" w:eastAsia="nl-BE"/>
        </w:rPr>
        <w:t>1</w:t>
      </w:r>
      <w:r w:rsidR="00573774" w:rsidRPr="009F5372">
        <w:rPr>
          <w:rFonts w:eastAsia="Times New Roman" w:cstheme="minorHAnsi"/>
          <w:lang w:val="en-US" w:eastAsia="nl-BE"/>
        </w:rPr>
        <w:t xml:space="preserve">]. </w:t>
      </w:r>
      <w:r w:rsidR="001F25C9" w:rsidRPr="009F5372">
        <w:rPr>
          <w:rFonts w:eastAsia="Times New Roman" w:cstheme="minorHAnsi"/>
          <w:lang w:val="en-US" w:eastAsia="nl-BE"/>
        </w:rPr>
        <w:t>Whereas</w:t>
      </w:r>
      <w:r w:rsidR="001F25C9">
        <w:rPr>
          <w:rFonts w:eastAsia="Times New Roman" w:cstheme="minorHAnsi"/>
          <w:lang w:val="en-US" w:eastAsia="nl-BE"/>
        </w:rPr>
        <w:t xml:space="preserve"> </w:t>
      </w:r>
      <w:r w:rsidR="001F25C9" w:rsidRPr="009F5372">
        <w:rPr>
          <w:rFonts w:eastAsia="Times New Roman" w:cstheme="minorHAnsi"/>
          <w:lang w:val="en-US" w:eastAsia="nl-BE"/>
        </w:rPr>
        <w:t xml:space="preserve">the second, also known as perceptual studies, is </w:t>
      </w:r>
      <w:del w:id="16" w:author="Sven De Maeyer" w:date="2022-11-09T13:20:00Z">
        <w:r w:rsidR="001F25C9" w:rsidRPr="009F5372" w:rsidDel="00A82EC0">
          <w:rPr>
            <w:rFonts w:eastAsia="Times New Roman" w:cstheme="minorHAnsi"/>
            <w:lang w:val="en-US" w:eastAsia="nl-BE"/>
          </w:rPr>
          <w:delText>centered</w:delText>
        </w:r>
      </w:del>
      <w:proofErr w:type="spellStart"/>
      <w:ins w:id="17" w:author="Sven De Maeyer" w:date="2022-11-09T13:20:00Z">
        <w:r w:rsidR="00A82EC0">
          <w:rPr>
            <w:rFonts w:eastAsia="Times New Roman" w:cstheme="minorHAnsi"/>
            <w:lang w:val="en-US" w:eastAsia="nl-BE"/>
          </w:rPr>
          <w:t>centred</w:t>
        </w:r>
      </w:ins>
      <w:proofErr w:type="spellEnd"/>
      <w:r w:rsidR="001F25C9" w:rsidRPr="009F5372">
        <w:rPr>
          <w:rFonts w:eastAsia="Times New Roman" w:cstheme="minorHAnsi"/>
          <w:lang w:val="en-US" w:eastAsia="nl-BE"/>
        </w:rPr>
        <w:t xml:space="preserve"> on making holistic assessments of the speech</w:t>
      </w:r>
      <w:r w:rsidR="001F25C9">
        <w:rPr>
          <w:rFonts w:eastAsia="Times New Roman" w:cstheme="minorHAnsi"/>
          <w:lang w:val="en-US" w:eastAsia="nl-BE"/>
        </w:rPr>
        <w:t xml:space="preserve"> </w:t>
      </w:r>
      <w:r w:rsidR="001F25C9" w:rsidRPr="009F5372">
        <w:rPr>
          <w:rFonts w:eastAsia="Times New Roman" w:cstheme="minorHAnsi"/>
          <w:lang w:val="en-US" w:eastAsia="nl-BE"/>
        </w:rPr>
        <w:t xml:space="preserve">stimuli, </w:t>
      </w:r>
      <w:proofErr w:type="gramStart"/>
      <w:r w:rsidR="001F25C9" w:rsidRPr="009F5372">
        <w:rPr>
          <w:rFonts w:eastAsia="Times New Roman" w:cstheme="minorHAnsi"/>
          <w:lang w:val="en-US" w:eastAsia="nl-BE"/>
        </w:rPr>
        <w:t>e.g.</w:t>
      </w:r>
      <w:proofErr w:type="gramEnd"/>
      <w:r w:rsidR="001F25C9" w:rsidRPr="009F5372">
        <w:rPr>
          <w:rFonts w:eastAsia="Times New Roman" w:cstheme="minorHAnsi"/>
          <w:lang w:val="en-US" w:eastAsia="nl-BE"/>
        </w:rPr>
        <w:t xml:space="preserve"> </w:t>
      </w:r>
      <w:del w:id="18" w:author="Sven De Maeyer" w:date="2022-11-09T13:20:00Z">
        <w:r w:rsidR="001F25C9" w:rsidRPr="009F5372" w:rsidDel="00A82EC0">
          <w:rPr>
            <w:rFonts w:eastAsia="Times New Roman" w:cstheme="minorHAnsi"/>
            <w:lang w:val="en-US" w:eastAsia="nl-BE"/>
          </w:rPr>
          <w:delText>measure</w:delText>
        </w:r>
      </w:del>
      <w:ins w:id="19" w:author="Sven De Maeyer" w:date="2022-11-09T13:20:00Z">
        <w:r w:rsidR="00A82EC0">
          <w:rPr>
            <w:rFonts w:eastAsia="Times New Roman" w:cstheme="minorHAnsi"/>
            <w:lang w:val="en-US" w:eastAsia="nl-BE"/>
          </w:rPr>
          <w:t>measuring</w:t>
        </w:r>
      </w:ins>
      <w:r w:rsidR="001F25C9" w:rsidRPr="009F5372">
        <w:rPr>
          <w:rFonts w:eastAsia="Times New Roman" w:cstheme="minorHAnsi"/>
          <w:lang w:val="en-US" w:eastAsia="nl-BE"/>
        </w:rPr>
        <w:t xml:space="preserve"> their </w:t>
      </w:r>
      <w:r w:rsidR="001F25C9">
        <w:rPr>
          <w:rFonts w:eastAsia="Times New Roman" w:cstheme="minorHAnsi"/>
          <w:lang w:val="en-US" w:eastAsia="nl-BE"/>
        </w:rPr>
        <w:t xml:space="preserve">overall </w:t>
      </w:r>
      <w:r w:rsidR="001F25C9" w:rsidRPr="009F5372">
        <w:rPr>
          <w:rFonts w:eastAsia="Times New Roman" w:cstheme="minorHAnsi"/>
          <w:lang w:val="en-US" w:eastAsia="nl-BE"/>
        </w:rPr>
        <w:t xml:space="preserve">quality </w:t>
      </w:r>
      <w:r w:rsidR="001F25C9" w:rsidRPr="00D85089">
        <w:rPr>
          <w:rFonts w:eastAsia="Times New Roman" w:cstheme="minorHAnsi"/>
          <w:lang w:val="en-US" w:eastAsia="nl-BE"/>
        </w:rPr>
        <w:t>[1,2].</w:t>
      </w:r>
      <w:r w:rsidR="00D53C9F">
        <w:rPr>
          <w:rFonts w:eastAsia="Times New Roman" w:cstheme="minorHAnsi"/>
          <w:lang w:val="en-US" w:eastAsia="nl-BE"/>
        </w:rPr>
        <w:t xml:space="preserve"> T</w:t>
      </w:r>
      <w:r w:rsidR="00567479">
        <w:rPr>
          <w:rFonts w:eastAsia="Times New Roman" w:cstheme="minorHAnsi"/>
          <w:lang w:val="en-US" w:eastAsia="nl-BE"/>
        </w:rPr>
        <w:t xml:space="preserve">he </w:t>
      </w:r>
      <w:r w:rsidR="00AB0DC4">
        <w:rPr>
          <w:rFonts w:eastAsia="Times New Roman" w:cstheme="minorHAnsi"/>
          <w:lang w:val="en-US" w:eastAsia="nl-BE"/>
        </w:rPr>
        <w:t xml:space="preserve">former is justified by the fact that </w:t>
      </w:r>
      <w:ins w:id="20" w:author="Sven De Maeyer" w:date="2022-11-09T13:20:00Z">
        <w:r w:rsidR="00A82EC0">
          <w:rPr>
            <w:rFonts w:eastAsia="Times New Roman" w:cstheme="minorHAnsi"/>
            <w:lang w:val="en-US" w:eastAsia="nl-BE"/>
          </w:rPr>
          <w:t xml:space="preserve">by </w:t>
        </w:r>
      </w:ins>
      <w:r w:rsidR="00567479">
        <w:rPr>
          <w:rFonts w:eastAsia="Times New Roman" w:cstheme="minorHAnsi"/>
          <w:lang w:val="en-US" w:eastAsia="nl-BE"/>
        </w:rPr>
        <w:t xml:space="preserve">using </w:t>
      </w:r>
      <w:del w:id="21" w:author="Sven De Maeyer" w:date="2022-11-09T13:20:00Z">
        <w:r w:rsidR="00567479" w:rsidDel="00A82EC0">
          <w:rPr>
            <w:rFonts w:eastAsia="Times New Roman" w:cstheme="minorHAnsi"/>
            <w:lang w:val="en-US" w:eastAsia="nl-BE"/>
          </w:rPr>
          <w:delText xml:space="preserve">the </w:delText>
        </w:r>
      </w:del>
      <w:r w:rsidR="00567479">
        <w:rPr>
          <w:rFonts w:eastAsia="Times New Roman" w:cstheme="minorHAnsi"/>
          <w:lang w:val="en-US" w:eastAsia="nl-BE"/>
        </w:rPr>
        <w:t xml:space="preserve">speech samples, </w:t>
      </w:r>
      <w:r w:rsidR="00AB0DC4">
        <w:rPr>
          <w:rFonts w:eastAsia="Times New Roman" w:cstheme="minorHAnsi"/>
          <w:lang w:val="en-US" w:eastAsia="nl-BE"/>
        </w:rPr>
        <w:t xml:space="preserve">we can detect articulatory, acoustic, and auditory characteristics of </w:t>
      </w:r>
      <w:r w:rsidR="00AB0DC4" w:rsidRPr="00567479">
        <w:rPr>
          <w:rFonts w:eastAsia="Times New Roman" w:cstheme="minorHAnsi"/>
          <w:i/>
          <w:iCs/>
          <w:lang w:val="en-US" w:eastAsia="nl-BE"/>
        </w:rPr>
        <w:t>intelligible</w:t>
      </w:r>
      <w:r w:rsidR="00AB0DC4">
        <w:rPr>
          <w:rFonts w:eastAsia="Times New Roman" w:cstheme="minorHAnsi"/>
          <w:lang w:val="en-US" w:eastAsia="nl-BE"/>
        </w:rPr>
        <w:t xml:space="preserve"> utterances</w:t>
      </w:r>
      <w:r w:rsidR="00567479">
        <w:rPr>
          <w:rFonts w:eastAsia="Times New Roman" w:cstheme="minorHAnsi"/>
          <w:lang w:val="en-US" w:eastAsia="nl-BE"/>
        </w:rPr>
        <w:t>.</w:t>
      </w:r>
      <w:r w:rsidR="00AB0DC4">
        <w:rPr>
          <w:rFonts w:eastAsia="Times New Roman" w:cstheme="minorHAnsi"/>
          <w:lang w:val="en-US" w:eastAsia="nl-BE"/>
        </w:rPr>
        <w:t xml:space="preserve"> </w:t>
      </w:r>
      <w:r w:rsidR="00567479">
        <w:rPr>
          <w:rFonts w:eastAsia="Times New Roman" w:cstheme="minorHAnsi"/>
          <w:lang w:val="en-US" w:eastAsia="nl-BE"/>
        </w:rPr>
        <w:t xml:space="preserve">In contrast, </w:t>
      </w:r>
      <w:r w:rsidR="00AB0DC4">
        <w:rPr>
          <w:rFonts w:eastAsia="Times New Roman" w:cstheme="minorHAnsi"/>
          <w:lang w:val="en-US" w:eastAsia="nl-BE"/>
        </w:rPr>
        <w:t xml:space="preserve">the latter is justified </w:t>
      </w:r>
      <w:r w:rsidR="00AB0DC4">
        <w:rPr>
          <w:rFonts w:eastAsia="Times New Roman"/>
          <w:lang w:val="en-US"/>
        </w:rPr>
        <w:t xml:space="preserve">by the notion that </w:t>
      </w:r>
      <w:r w:rsidR="00AB0DC4" w:rsidRPr="00567479">
        <w:rPr>
          <w:rFonts w:eastAsia="Times New Roman"/>
          <w:i/>
          <w:iCs/>
          <w:lang w:val="en-US"/>
        </w:rPr>
        <w:t>intelligibility</w:t>
      </w:r>
      <w:r w:rsidR="00AB0DC4">
        <w:rPr>
          <w:rFonts w:eastAsia="Times New Roman"/>
          <w:lang w:val="en-US"/>
        </w:rPr>
        <w:t xml:space="preserve"> is a concept </w:t>
      </w:r>
      <w:r w:rsidR="00567479">
        <w:rPr>
          <w:rFonts w:eastAsia="Times New Roman"/>
          <w:lang w:val="en-US"/>
        </w:rPr>
        <w:t>‘</w:t>
      </w:r>
      <w:r w:rsidR="00AB0DC4">
        <w:rPr>
          <w:rFonts w:eastAsia="Times New Roman"/>
          <w:lang w:val="en-US"/>
        </w:rPr>
        <w:t xml:space="preserve">that </w:t>
      </w:r>
      <w:r w:rsidR="00AB0DC4" w:rsidRPr="00475C66">
        <w:rPr>
          <w:rFonts w:eastAsia="Times New Roman"/>
          <w:lang w:val="en-US"/>
        </w:rPr>
        <w:t>everyone can judge</w:t>
      </w:r>
      <w:r w:rsidR="00567479">
        <w:rPr>
          <w:rFonts w:eastAsia="Times New Roman"/>
          <w:lang w:val="en-US"/>
        </w:rPr>
        <w:t>’</w:t>
      </w:r>
      <w:r w:rsidR="00743F66">
        <w:rPr>
          <w:rFonts w:eastAsia="Times New Roman"/>
          <w:lang w:val="en-US"/>
        </w:rPr>
        <w:t xml:space="preserve">, </w:t>
      </w:r>
      <w:r w:rsidR="00AB0DC4" w:rsidRPr="00475C66">
        <w:rPr>
          <w:rFonts w:eastAsia="Times New Roman"/>
          <w:lang w:val="en-US"/>
        </w:rPr>
        <w:t xml:space="preserve">but can </w:t>
      </w:r>
      <w:r w:rsidR="00743F66">
        <w:rPr>
          <w:rFonts w:eastAsia="Times New Roman"/>
          <w:lang w:val="en-US"/>
        </w:rPr>
        <w:t xml:space="preserve">only </w:t>
      </w:r>
      <w:r w:rsidR="000B7D79">
        <w:rPr>
          <w:rFonts w:eastAsia="Times New Roman"/>
          <w:lang w:val="en-US"/>
        </w:rPr>
        <w:t xml:space="preserve">be </w:t>
      </w:r>
      <w:r w:rsidR="00AB0DC4" w:rsidRPr="00475C66">
        <w:rPr>
          <w:rFonts w:eastAsia="Times New Roman"/>
          <w:lang w:val="en-US"/>
        </w:rPr>
        <w:t>measure</w:t>
      </w:r>
      <w:r w:rsidR="000B7D79">
        <w:rPr>
          <w:rFonts w:eastAsia="Times New Roman"/>
          <w:lang w:val="en-US"/>
        </w:rPr>
        <w:t>d</w:t>
      </w:r>
      <w:r w:rsidR="00AB0DC4" w:rsidRPr="00475C66">
        <w:rPr>
          <w:rFonts w:eastAsia="Times New Roman"/>
          <w:lang w:val="en-US"/>
        </w:rPr>
        <w:t xml:space="preserve"> indirectly</w:t>
      </w:r>
      <w:r w:rsidR="00B250AD">
        <w:rPr>
          <w:rFonts w:eastAsia="Times New Roman"/>
          <w:lang w:val="en-US"/>
        </w:rPr>
        <w:t xml:space="preserve"> [</w:t>
      </w:r>
      <w:r w:rsidR="00B00A0D">
        <w:rPr>
          <w:rFonts w:eastAsia="Times New Roman"/>
          <w:lang w:val="en-US"/>
        </w:rPr>
        <w:t>6,</w:t>
      </w:r>
      <w:r w:rsidR="00B00A0D" w:rsidRPr="00B00A0D">
        <w:rPr>
          <w:rFonts w:eastAsia="Times New Roman"/>
          <w:lang w:val="en-US"/>
        </w:rPr>
        <w:t>2</w:t>
      </w:r>
      <w:r w:rsidR="00B00A0D">
        <w:rPr>
          <w:rFonts w:eastAsia="Times New Roman"/>
          <w:lang w:val="en-US"/>
        </w:rPr>
        <w:t>5</w:t>
      </w:r>
      <w:r w:rsidR="00B250AD">
        <w:rPr>
          <w:rFonts w:eastAsia="Times New Roman"/>
          <w:lang w:val="en-US"/>
        </w:rPr>
        <w:t>]</w:t>
      </w:r>
      <w:r w:rsidR="00AB0DC4">
        <w:rPr>
          <w:rFonts w:eastAsia="Times New Roman"/>
          <w:lang w:val="en-US"/>
        </w:rPr>
        <w:t>.</w:t>
      </w:r>
      <w:r w:rsidR="008E0E12">
        <w:rPr>
          <w:rFonts w:eastAsia="Times New Roman" w:cstheme="minorHAnsi"/>
          <w:lang w:val="en-US" w:eastAsia="nl-BE"/>
        </w:rPr>
        <w:t xml:space="preserve"> </w:t>
      </w:r>
    </w:p>
    <w:p w14:paraId="3E9CE922" w14:textId="340CCE03" w:rsidR="002A3065" w:rsidRPr="00AA59F7" w:rsidRDefault="001456EC" w:rsidP="007C7CE5">
      <w:pPr>
        <w:spacing w:before="100" w:beforeAutospacing="1" w:after="100" w:afterAutospacing="1" w:line="240" w:lineRule="auto"/>
        <w:jc w:val="both"/>
        <w:rPr>
          <w:rFonts w:eastAsia="Times New Roman" w:cstheme="minorHAnsi"/>
          <w:lang w:val="en-US" w:eastAsia="nl-BE"/>
        </w:rPr>
      </w:pPr>
      <w:r>
        <w:rPr>
          <w:rFonts w:eastAsia="Times New Roman"/>
          <w:lang w:val="en-US"/>
        </w:rPr>
        <w:t xml:space="preserve">Focusing our attention on </w:t>
      </w:r>
      <w:r w:rsidR="00FA7D63">
        <w:rPr>
          <w:rFonts w:eastAsia="Times New Roman"/>
          <w:lang w:val="en-US"/>
        </w:rPr>
        <w:t>perceptual studies</w:t>
      </w:r>
      <w:r w:rsidR="005A2083" w:rsidRPr="005A2083">
        <w:rPr>
          <w:rFonts w:eastAsia="Times New Roman"/>
          <w:lang w:val="en-US"/>
        </w:rPr>
        <w:t xml:space="preserve">, </w:t>
      </w:r>
      <w:r w:rsidR="008E0E12">
        <w:rPr>
          <w:rFonts w:eastAsia="Times New Roman"/>
          <w:lang w:val="en-US"/>
        </w:rPr>
        <w:t>‘</w:t>
      </w:r>
      <w:r w:rsidR="005A2083" w:rsidRPr="005A2083">
        <w:rPr>
          <w:rFonts w:eastAsia="Times New Roman"/>
          <w:lang w:val="en-US"/>
        </w:rPr>
        <w:t>objective</w:t>
      </w:r>
      <w:r w:rsidR="008E0E12">
        <w:rPr>
          <w:rFonts w:eastAsia="Times New Roman"/>
          <w:lang w:val="en-US"/>
        </w:rPr>
        <w:t>’</w:t>
      </w:r>
      <w:r w:rsidR="005A2083" w:rsidRPr="005A2083">
        <w:rPr>
          <w:rFonts w:eastAsia="Times New Roman"/>
          <w:lang w:val="en-US"/>
        </w:rPr>
        <w:t xml:space="preserve"> rating methods on </w:t>
      </w:r>
      <w:r w:rsidR="00AA59F7" w:rsidRPr="009F5372">
        <w:rPr>
          <w:rFonts w:eastAsia="Times New Roman" w:cstheme="minorHAnsi"/>
          <w:lang w:val="en-US" w:eastAsia="nl-BE"/>
        </w:rPr>
        <w:t>children’s utterances</w:t>
      </w:r>
      <w:r w:rsidR="00AA59F7">
        <w:rPr>
          <w:rFonts w:eastAsia="Times New Roman" w:cstheme="minorHAnsi"/>
          <w:lang w:val="en-US" w:eastAsia="nl-BE"/>
        </w:rPr>
        <w:t xml:space="preserve"> </w:t>
      </w:r>
      <w:r w:rsidR="005A2083" w:rsidRPr="005A2083">
        <w:rPr>
          <w:rFonts w:eastAsia="Times New Roman"/>
          <w:lang w:val="en-US"/>
        </w:rPr>
        <w:t>recovered from spontaneous speech tasks</w:t>
      </w:r>
      <w:r w:rsidR="00AB0DC4">
        <w:rPr>
          <w:rFonts w:eastAsia="Times New Roman"/>
          <w:lang w:val="en-US"/>
        </w:rPr>
        <w:t>,</w:t>
      </w:r>
      <w:r w:rsidR="005A2083" w:rsidRPr="005A2083">
        <w:rPr>
          <w:rFonts w:eastAsia="Times New Roman"/>
          <w:lang w:val="en-US"/>
        </w:rPr>
        <w:t xml:space="preserve"> have received special attention [</w:t>
      </w:r>
      <w:r>
        <w:rPr>
          <w:rFonts w:eastAsia="Times New Roman"/>
          <w:lang w:val="en-US"/>
        </w:rPr>
        <w:t>2</w:t>
      </w:r>
      <w:r w:rsidR="005A2083" w:rsidRPr="005A2083">
        <w:rPr>
          <w:rFonts w:eastAsia="Times New Roman"/>
          <w:lang w:val="en-US"/>
        </w:rPr>
        <w:t>,</w:t>
      </w:r>
      <w:r w:rsidR="00B00A0D">
        <w:rPr>
          <w:rFonts w:eastAsia="Times New Roman"/>
          <w:lang w:val="en-US"/>
        </w:rPr>
        <w:t>7</w:t>
      </w:r>
      <w:r w:rsidR="005A2083" w:rsidRPr="005A2083">
        <w:rPr>
          <w:rFonts w:eastAsia="Times New Roman"/>
          <w:lang w:val="en-US"/>
        </w:rPr>
        <w:t xml:space="preserve">]. In </w:t>
      </w:r>
      <w:r w:rsidR="00A85773">
        <w:rPr>
          <w:rFonts w:eastAsia="Times New Roman"/>
          <w:lang w:val="en-US"/>
        </w:rPr>
        <w:t>these</w:t>
      </w:r>
      <w:r w:rsidR="005A2083" w:rsidRPr="005A2083">
        <w:rPr>
          <w:rFonts w:eastAsia="Times New Roman"/>
          <w:lang w:val="en-US"/>
        </w:rPr>
        <w:t xml:space="preserve"> methods, listeners transcribe children’s utterances</w:t>
      </w:r>
      <w:r w:rsidR="005A2083">
        <w:rPr>
          <w:rFonts w:eastAsia="Times New Roman"/>
          <w:lang w:val="en-US"/>
        </w:rPr>
        <w:t xml:space="preserve"> </w:t>
      </w:r>
      <w:r w:rsidR="005A2083" w:rsidRPr="005A2083">
        <w:rPr>
          <w:rFonts w:eastAsia="Times New Roman"/>
          <w:lang w:val="en-US"/>
        </w:rPr>
        <w:t>orthographically (or</w:t>
      </w:r>
      <w:r w:rsidR="005A2083">
        <w:rPr>
          <w:rFonts w:eastAsia="Times New Roman"/>
          <w:lang w:val="en-US"/>
        </w:rPr>
        <w:t xml:space="preserve"> </w:t>
      </w:r>
      <w:r w:rsidR="005A2083" w:rsidRPr="005A2083">
        <w:rPr>
          <w:rFonts w:eastAsia="Times New Roman"/>
          <w:lang w:val="en-US"/>
        </w:rPr>
        <w:t xml:space="preserve">phonetically), and </w:t>
      </w:r>
      <w:r w:rsidR="005A2083">
        <w:rPr>
          <w:rFonts w:eastAsia="Times New Roman"/>
          <w:lang w:val="en-US"/>
        </w:rPr>
        <w:t>use</w:t>
      </w:r>
      <w:r w:rsidR="00A85773">
        <w:rPr>
          <w:rFonts w:eastAsia="Times New Roman"/>
          <w:lang w:val="en-US"/>
        </w:rPr>
        <w:t xml:space="preserve"> these transcriptions </w:t>
      </w:r>
      <w:r w:rsidR="005A2083">
        <w:rPr>
          <w:rFonts w:eastAsia="Times New Roman"/>
          <w:lang w:val="en-US"/>
        </w:rPr>
        <w:t xml:space="preserve">as </w:t>
      </w:r>
      <w:r w:rsidR="005A2083" w:rsidRPr="005A2083">
        <w:rPr>
          <w:rFonts w:eastAsia="Times New Roman"/>
          <w:lang w:val="en-US"/>
        </w:rPr>
        <w:t>information to construct an intelligibility score</w:t>
      </w:r>
      <w:r w:rsidR="00D94765">
        <w:rPr>
          <w:rFonts w:eastAsia="Times New Roman"/>
          <w:lang w:val="en-US"/>
        </w:rPr>
        <w:t xml:space="preserve">; more precisely, </w:t>
      </w:r>
      <w:r w:rsidR="005A2083" w:rsidRPr="005A2083">
        <w:rPr>
          <w:rFonts w:eastAsia="Times New Roman"/>
          <w:lang w:val="en-US"/>
        </w:rPr>
        <w:t xml:space="preserve">an entropy score </w:t>
      </w:r>
      <w:r w:rsidR="00D94765">
        <w:rPr>
          <w:rFonts w:eastAsia="Times New Roman"/>
          <w:lang w:val="en-US"/>
        </w:rPr>
        <w:t>that</w:t>
      </w:r>
      <w:r w:rsidR="005A2083" w:rsidRPr="005A2083">
        <w:rPr>
          <w:rFonts w:eastAsia="Times New Roman"/>
          <w:lang w:val="en-US"/>
        </w:rPr>
        <w:t xml:space="preserve"> expresses the degree of (dis)agreement in the transcriptions [</w:t>
      </w:r>
      <w:r w:rsidR="00D94765">
        <w:rPr>
          <w:rFonts w:eastAsia="Times New Roman"/>
          <w:lang w:val="en-US"/>
        </w:rPr>
        <w:t>2</w:t>
      </w:r>
      <w:r w:rsidR="005A2083" w:rsidRPr="005A2083">
        <w:rPr>
          <w:rFonts w:eastAsia="Times New Roman"/>
          <w:lang w:val="en-US"/>
        </w:rPr>
        <w:t>,</w:t>
      </w:r>
      <w:r w:rsidR="002B7C4A">
        <w:rPr>
          <w:rFonts w:eastAsia="Times New Roman"/>
          <w:lang w:val="en-US"/>
        </w:rPr>
        <w:t>2</w:t>
      </w:r>
      <w:r w:rsidR="00B00A0D">
        <w:rPr>
          <w:rFonts w:eastAsia="Times New Roman"/>
          <w:lang w:val="en-US"/>
        </w:rPr>
        <w:t>2</w:t>
      </w:r>
      <w:r w:rsidR="005A2083" w:rsidRPr="005A2083">
        <w:rPr>
          <w:rFonts w:eastAsia="Times New Roman"/>
          <w:lang w:val="en-US"/>
        </w:rPr>
        <w:t xml:space="preserve">]. </w:t>
      </w:r>
      <w:r w:rsidR="00B712EC">
        <w:rPr>
          <w:rFonts w:eastAsia="Times New Roman"/>
          <w:lang w:val="en-US"/>
        </w:rPr>
        <w:t xml:space="preserve">As a result, we obtain </w:t>
      </w:r>
      <w:r w:rsidR="002C3A99">
        <w:rPr>
          <w:rFonts w:eastAsia="Times New Roman"/>
          <w:lang w:val="en-US"/>
        </w:rPr>
        <w:t>score</w:t>
      </w:r>
      <w:r w:rsidR="00B712EC">
        <w:rPr>
          <w:rFonts w:eastAsia="Times New Roman"/>
          <w:lang w:val="en-US"/>
        </w:rPr>
        <w:t>s</w:t>
      </w:r>
      <w:r w:rsidR="002C3A99">
        <w:rPr>
          <w:rFonts w:eastAsia="Times New Roman"/>
          <w:lang w:val="en-US"/>
        </w:rPr>
        <w:t xml:space="preserve"> </w:t>
      </w:r>
      <w:r w:rsidR="00B712EC">
        <w:rPr>
          <w:rFonts w:eastAsia="Times New Roman"/>
          <w:lang w:val="en-US"/>
        </w:rPr>
        <w:t xml:space="preserve">that </w:t>
      </w:r>
      <w:r w:rsidR="00B712EC">
        <w:rPr>
          <w:rFonts w:eastAsia="Times New Roman" w:cstheme="minorHAnsi"/>
          <w:lang w:val="en-US" w:eastAsia="nl-BE"/>
        </w:rPr>
        <w:t xml:space="preserve">are clustered and </w:t>
      </w:r>
      <w:r w:rsidR="002C3A99">
        <w:rPr>
          <w:rFonts w:eastAsia="Times New Roman" w:cstheme="minorHAnsi"/>
          <w:lang w:val="en-US" w:eastAsia="nl-BE"/>
        </w:rPr>
        <w:t xml:space="preserve">bounded in </w:t>
      </w:r>
      <w:r w:rsidR="00B712EC">
        <w:rPr>
          <w:rFonts w:eastAsia="Times New Roman" w:cstheme="minorHAnsi"/>
          <w:lang w:val="en-US" w:eastAsia="nl-BE"/>
        </w:rPr>
        <w:t xml:space="preserve">nature. Clustered because we </w:t>
      </w:r>
      <w:r w:rsidR="00B11AD5">
        <w:rPr>
          <w:rFonts w:eastAsia="Times New Roman" w:cstheme="minorHAnsi"/>
          <w:lang w:val="en-US" w:eastAsia="nl-BE"/>
        </w:rPr>
        <w:t xml:space="preserve">get </w:t>
      </w:r>
      <w:r w:rsidR="00B712EC">
        <w:rPr>
          <w:rFonts w:eastAsia="Times New Roman" w:cstheme="minorHAnsi"/>
          <w:lang w:val="en-US" w:eastAsia="nl-BE"/>
        </w:rPr>
        <w:t>multiple measurements per child (one per utterance</w:t>
      </w:r>
      <w:proofErr w:type="gramStart"/>
      <w:r w:rsidR="00B712EC">
        <w:rPr>
          <w:rFonts w:eastAsia="Times New Roman" w:cstheme="minorHAnsi"/>
          <w:lang w:val="en-US" w:eastAsia="nl-BE"/>
        </w:rPr>
        <w:t>), and</w:t>
      </w:r>
      <w:proofErr w:type="gramEnd"/>
      <w:r w:rsidR="00B712EC">
        <w:rPr>
          <w:rFonts w:eastAsia="Times New Roman" w:cstheme="minorHAnsi"/>
          <w:lang w:val="en-US" w:eastAsia="nl-BE"/>
        </w:rPr>
        <w:t xml:space="preserve"> bounded because </w:t>
      </w:r>
      <w:r w:rsidR="00B11AD5">
        <w:rPr>
          <w:rFonts w:eastAsia="Times New Roman" w:cstheme="minorHAnsi"/>
          <w:lang w:val="en-US" w:eastAsia="nl-BE"/>
        </w:rPr>
        <w:t xml:space="preserve">their </w:t>
      </w:r>
      <w:r w:rsidR="00B712EC">
        <w:rPr>
          <w:rFonts w:eastAsia="Times New Roman" w:cstheme="minorHAnsi"/>
          <w:lang w:val="en-US" w:eastAsia="nl-BE"/>
        </w:rPr>
        <w:t>value</w:t>
      </w:r>
      <w:r w:rsidR="00B11AD5">
        <w:rPr>
          <w:rFonts w:eastAsia="Times New Roman" w:cstheme="minorHAnsi"/>
          <w:lang w:val="en-US" w:eastAsia="nl-BE"/>
        </w:rPr>
        <w:t>s</w:t>
      </w:r>
      <w:r w:rsidR="00B712EC">
        <w:rPr>
          <w:rFonts w:eastAsia="Times New Roman" w:cstheme="minorHAnsi"/>
          <w:lang w:val="en-US" w:eastAsia="nl-BE"/>
        </w:rPr>
        <w:t xml:space="preserve"> are in </w:t>
      </w:r>
      <w:r w:rsidR="002C3A99">
        <w:rPr>
          <w:rFonts w:eastAsia="Times New Roman" w:cstheme="minorHAnsi"/>
          <w:lang w:val="en-US" w:eastAsia="nl-BE"/>
        </w:rPr>
        <w:t>the continuum between zero and one</w:t>
      </w:r>
      <w:r w:rsidR="00B712EC">
        <w:rPr>
          <w:rFonts w:eastAsia="Times New Roman" w:cstheme="minorHAnsi"/>
          <w:lang w:val="en-US" w:eastAsia="nl-BE"/>
        </w:rPr>
        <w:t>.</w:t>
      </w:r>
    </w:p>
    <w:p w14:paraId="1408471A" w14:textId="6772880A" w:rsidR="00AB0DC4" w:rsidRDefault="00C96186" w:rsidP="007C7CE5">
      <w:pPr>
        <w:spacing w:before="100" w:beforeAutospacing="1" w:after="100" w:afterAutospacing="1" w:line="240" w:lineRule="auto"/>
        <w:jc w:val="both"/>
        <w:rPr>
          <w:rFonts w:eastAsia="Times New Roman"/>
          <w:lang w:val="en-US"/>
        </w:rPr>
      </w:pPr>
      <w:r>
        <w:rPr>
          <w:rFonts w:eastAsia="Times New Roman"/>
          <w:lang w:val="en-US"/>
        </w:rPr>
        <w:t>Therefore</w:t>
      </w:r>
      <w:r w:rsidR="00743F66">
        <w:rPr>
          <w:rFonts w:eastAsia="Times New Roman"/>
          <w:lang w:val="en-US"/>
        </w:rPr>
        <w:t xml:space="preserve">, </w:t>
      </w:r>
      <w:r w:rsidR="00B11AD5">
        <w:rPr>
          <w:rFonts w:eastAsia="Times New Roman"/>
          <w:lang w:val="en-US"/>
        </w:rPr>
        <w:t>‘</w:t>
      </w:r>
      <w:r w:rsidR="00B11AD5" w:rsidRPr="005A2083">
        <w:rPr>
          <w:rFonts w:eastAsia="Times New Roman"/>
          <w:lang w:val="en-US"/>
        </w:rPr>
        <w:t>objective</w:t>
      </w:r>
      <w:r w:rsidR="00B11AD5">
        <w:rPr>
          <w:rFonts w:eastAsia="Times New Roman"/>
          <w:lang w:val="en-US"/>
        </w:rPr>
        <w:t>’</w:t>
      </w:r>
      <w:r w:rsidR="00B11AD5" w:rsidRPr="005A2083">
        <w:rPr>
          <w:rFonts w:eastAsia="Times New Roman"/>
          <w:lang w:val="en-US"/>
        </w:rPr>
        <w:t xml:space="preserve"> rating methods </w:t>
      </w:r>
      <w:r w:rsidR="00041D10" w:rsidRPr="005A2083">
        <w:rPr>
          <w:rFonts w:eastAsia="Times New Roman"/>
          <w:lang w:val="en-US"/>
        </w:rPr>
        <w:t>tr</w:t>
      </w:r>
      <w:r w:rsidR="00B11AD5">
        <w:rPr>
          <w:rFonts w:eastAsia="Times New Roman"/>
          <w:lang w:val="en-US"/>
        </w:rPr>
        <w:t>y</w:t>
      </w:r>
      <w:r w:rsidR="00041D10">
        <w:rPr>
          <w:rFonts w:eastAsia="Times New Roman"/>
          <w:lang w:val="en-US"/>
        </w:rPr>
        <w:t xml:space="preserve"> </w:t>
      </w:r>
      <w:r w:rsidR="00041D10" w:rsidRPr="005A2083">
        <w:rPr>
          <w:rFonts w:eastAsia="Times New Roman"/>
          <w:lang w:val="en-US"/>
        </w:rPr>
        <w:t xml:space="preserve">to infer </w:t>
      </w:r>
      <w:r w:rsidR="00041D10" w:rsidRPr="00FA7D63">
        <w:rPr>
          <w:rFonts w:eastAsia="Times New Roman"/>
          <w:i/>
          <w:iCs/>
          <w:lang w:val="en-US"/>
        </w:rPr>
        <w:t>intelligibility</w:t>
      </w:r>
      <w:r w:rsidR="00041D10" w:rsidRPr="005A2083">
        <w:rPr>
          <w:rFonts w:eastAsia="Times New Roman"/>
          <w:lang w:val="en-US"/>
        </w:rPr>
        <w:t xml:space="preserve"> from the extent </w:t>
      </w:r>
      <w:del w:id="22" w:author="Sven De Maeyer" w:date="2022-11-09T13:21:00Z">
        <w:r w:rsidR="00041D10" w:rsidRPr="005A2083" w:rsidDel="00A82EC0">
          <w:rPr>
            <w:rFonts w:eastAsia="Times New Roman"/>
            <w:lang w:val="en-US"/>
          </w:rPr>
          <w:delText>in</w:delText>
        </w:r>
      </w:del>
      <w:ins w:id="23" w:author="Sven De Maeyer" w:date="2022-11-09T13:21:00Z">
        <w:r w:rsidR="00A82EC0">
          <w:rPr>
            <w:rFonts w:eastAsia="Times New Roman"/>
            <w:lang w:val="en-US"/>
          </w:rPr>
          <w:t>to</w:t>
        </w:r>
      </w:ins>
      <w:r w:rsidR="00041D10" w:rsidRPr="005A2083">
        <w:rPr>
          <w:rFonts w:eastAsia="Times New Roman"/>
          <w:lang w:val="en-US"/>
        </w:rPr>
        <w:t xml:space="preserve"> which a set of transcribers can identify the words contained in</w:t>
      </w:r>
      <w:r w:rsidR="00041D10">
        <w:rPr>
          <w:rFonts w:eastAsia="Times New Roman"/>
          <w:lang w:val="en-US"/>
        </w:rPr>
        <w:t xml:space="preserve"> </w:t>
      </w:r>
      <w:r w:rsidR="00041D10" w:rsidRPr="005A2083">
        <w:rPr>
          <w:rFonts w:eastAsia="Times New Roman"/>
          <w:lang w:val="en-US"/>
        </w:rPr>
        <w:t>the utterances [</w:t>
      </w:r>
      <w:r w:rsidR="007F0FA6">
        <w:rPr>
          <w:rFonts w:eastAsia="Times New Roman"/>
          <w:lang w:val="en-US"/>
        </w:rPr>
        <w:t>2</w:t>
      </w:r>
      <w:r w:rsidR="00041D10" w:rsidRPr="005A2083">
        <w:rPr>
          <w:rFonts w:eastAsia="Times New Roman"/>
          <w:lang w:val="en-US"/>
        </w:rPr>
        <w:t>]</w:t>
      </w:r>
      <w:r w:rsidR="008E0E12">
        <w:rPr>
          <w:rFonts w:eastAsia="Times New Roman"/>
          <w:lang w:val="en-US"/>
        </w:rPr>
        <w:t>. In other words,</w:t>
      </w:r>
      <w:r w:rsidR="00FA7D63">
        <w:rPr>
          <w:rFonts w:eastAsia="Times New Roman"/>
          <w:lang w:val="en-US"/>
        </w:rPr>
        <w:t xml:space="preserve"> </w:t>
      </w:r>
      <w:r w:rsidR="008E0E12">
        <w:rPr>
          <w:rFonts w:eastAsia="Times New Roman"/>
          <w:lang w:val="en-US"/>
        </w:rPr>
        <w:t>we get a ‘</w:t>
      </w:r>
      <w:r w:rsidR="00FA7D63">
        <w:rPr>
          <w:rFonts w:eastAsia="Times New Roman"/>
          <w:lang w:val="en-US"/>
        </w:rPr>
        <w:t>proxy</w:t>
      </w:r>
      <w:r w:rsidR="008E0E12">
        <w:rPr>
          <w:rFonts w:eastAsia="Times New Roman"/>
          <w:lang w:val="en-US"/>
        </w:rPr>
        <w:t>’</w:t>
      </w:r>
      <w:r w:rsidR="00FA7D63">
        <w:rPr>
          <w:rFonts w:eastAsia="Times New Roman"/>
          <w:lang w:val="en-US"/>
        </w:rPr>
        <w:t xml:space="preserve"> measure of the speaker’s </w:t>
      </w:r>
      <w:r w:rsidR="00041D10" w:rsidRPr="00FA7D63">
        <w:rPr>
          <w:rFonts w:eastAsia="Times New Roman"/>
          <w:i/>
          <w:iCs/>
          <w:lang w:val="en-US"/>
        </w:rPr>
        <w:t>intelligibility</w:t>
      </w:r>
      <w:r w:rsidR="00041D10" w:rsidRPr="00475C66">
        <w:rPr>
          <w:rFonts w:eastAsia="Times New Roman"/>
          <w:lang w:val="en-US"/>
        </w:rPr>
        <w:t xml:space="preserve"> as judged by a </w:t>
      </w:r>
      <w:r w:rsidR="00FA7D63">
        <w:rPr>
          <w:rFonts w:eastAsia="Times New Roman"/>
          <w:lang w:val="en-US"/>
        </w:rPr>
        <w:t>listener</w:t>
      </w:r>
      <w:r w:rsidR="00B11AD5">
        <w:rPr>
          <w:rFonts w:eastAsia="Times New Roman"/>
          <w:lang w:val="en-US"/>
        </w:rPr>
        <w:t xml:space="preserve">, </w:t>
      </w:r>
      <w:r w:rsidR="00B11AD5" w:rsidRPr="00475C66">
        <w:rPr>
          <w:rFonts w:eastAsia="Times New Roman"/>
          <w:lang w:val="en-US"/>
        </w:rPr>
        <w:t xml:space="preserve">a snapshot of </w:t>
      </w:r>
      <w:r w:rsidR="00B11AD5">
        <w:rPr>
          <w:rFonts w:eastAsia="Times New Roman"/>
          <w:lang w:val="en-US"/>
        </w:rPr>
        <w:t>his/her</w:t>
      </w:r>
      <w:r w:rsidR="00B11AD5" w:rsidRPr="00475C66">
        <w:rPr>
          <w:rFonts w:eastAsia="Times New Roman"/>
          <w:lang w:val="en-US"/>
        </w:rPr>
        <w:t xml:space="preserve"> performance under a specific set of circumstances </w:t>
      </w:r>
      <w:r w:rsidR="00B11AD5">
        <w:rPr>
          <w:rFonts w:eastAsia="Times New Roman"/>
          <w:lang w:val="en-US"/>
        </w:rPr>
        <w:t>[</w:t>
      </w:r>
      <w:r w:rsidR="00B00A0D">
        <w:rPr>
          <w:rFonts w:eastAsia="Times New Roman"/>
          <w:lang w:val="en-US"/>
        </w:rPr>
        <w:t>7</w:t>
      </w:r>
      <w:r w:rsidR="00B11AD5">
        <w:rPr>
          <w:rFonts w:eastAsia="Times New Roman"/>
          <w:lang w:val="en-US"/>
        </w:rPr>
        <w:t xml:space="preserve">]. </w:t>
      </w:r>
      <w:r>
        <w:rPr>
          <w:rFonts w:eastAsia="Times New Roman"/>
          <w:lang w:val="en-US"/>
        </w:rPr>
        <w:t>Moreover</w:t>
      </w:r>
      <w:r w:rsidR="00B11AD5">
        <w:rPr>
          <w:rFonts w:eastAsia="Times New Roman"/>
          <w:lang w:val="en-US"/>
        </w:rPr>
        <w:t>,</w:t>
      </w:r>
      <w:r w:rsidR="008E0E12">
        <w:rPr>
          <w:rFonts w:eastAsia="Times New Roman"/>
          <w:lang w:val="en-US"/>
        </w:rPr>
        <w:t xml:space="preserve"> the </w:t>
      </w:r>
      <w:r w:rsidR="00743F66">
        <w:rPr>
          <w:rFonts w:eastAsia="Times New Roman"/>
          <w:lang w:val="en-US"/>
        </w:rPr>
        <w:t xml:space="preserve">epistemological certainty </w:t>
      </w:r>
      <w:r w:rsidR="008E0E12">
        <w:rPr>
          <w:rFonts w:eastAsia="Times New Roman"/>
          <w:lang w:val="en-US"/>
        </w:rPr>
        <w:t xml:space="preserve">in such </w:t>
      </w:r>
      <w:ins w:id="24" w:author="Sven De Maeyer" w:date="2022-11-09T13:21:00Z">
        <w:r w:rsidR="00A82EC0">
          <w:rPr>
            <w:rFonts w:eastAsia="Times New Roman"/>
            <w:lang w:val="en-US"/>
          </w:rPr>
          <w:t xml:space="preserve">a </w:t>
        </w:r>
      </w:ins>
      <w:r w:rsidR="00F321A5">
        <w:rPr>
          <w:rFonts w:eastAsia="Times New Roman"/>
          <w:lang w:val="en-US"/>
        </w:rPr>
        <w:t>‘snapshot’</w:t>
      </w:r>
      <w:r w:rsidR="00DB6A74">
        <w:rPr>
          <w:rFonts w:eastAsia="Times New Roman"/>
          <w:lang w:val="en-US"/>
        </w:rPr>
        <w:t xml:space="preserve"> as a measure of </w:t>
      </w:r>
      <w:r w:rsidR="00DB6A74" w:rsidRPr="00DB6A74">
        <w:rPr>
          <w:rFonts w:eastAsia="Times New Roman"/>
          <w:i/>
          <w:iCs/>
          <w:lang w:val="en-US"/>
        </w:rPr>
        <w:t>intelligibility</w:t>
      </w:r>
      <w:r w:rsidR="00F321A5">
        <w:rPr>
          <w:rFonts w:eastAsia="Times New Roman"/>
          <w:lang w:val="en-US"/>
        </w:rPr>
        <w:t xml:space="preserve"> stems from </w:t>
      </w:r>
      <w:r w:rsidR="00743F66">
        <w:rPr>
          <w:rFonts w:eastAsia="Times New Roman"/>
          <w:lang w:val="en-US"/>
        </w:rPr>
        <w:t>the design and steps taken to collect the data.</w:t>
      </w:r>
    </w:p>
    <w:p w14:paraId="0B08D970" w14:textId="66B898DF" w:rsidR="00041D10" w:rsidRDefault="00041D10" w:rsidP="007C7CE5">
      <w:pPr>
        <w:spacing w:before="100" w:beforeAutospacing="1" w:after="100" w:afterAutospacing="1" w:line="240" w:lineRule="auto"/>
        <w:jc w:val="both"/>
        <w:rPr>
          <w:rFonts w:eastAsia="Times New Roman" w:cstheme="minorHAnsi"/>
          <w:lang w:val="en-US" w:eastAsia="nl-BE"/>
        </w:rPr>
      </w:pPr>
      <w:r w:rsidRPr="00D74850">
        <w:rPr>
          <w:rFonts w:eastAsia="Times New Roman" w:cstheme="minorHAnsi"/>
          <w:lang w:val="en-US" w:eastAsia="nl-BE"/>
        </w:rPr>
        <w:t xml:space="preserve">However, although the literature is clear on </w:t>
      </w:r>
      <w:r w:rsidR="00065705">
        <w:rPr>
          <w:rFonts w:eastAsia="Times New Roman" w:cstheme="minorHAnsi"/>
          <w:lang w:val="en-US" w:eastAsia="nl-BE"/>
        </w:rPr>
        <w:t xml:space="preserve">the benefits of </w:t>
      </w:r>
      <w:r w:rsidR="00065705">
        <w:rPr>
          <w:rFonts w:eastAsia="Times New Roman"/>
          <w:lang w:val="en-US"/>
        </w:rPr>
        <w:t>‘</w:t>
      </w:r>
      <w:r w:rsidR="00065705" w:rsidRPr="005A2083">
        <w:rPr>
          <w:rFonts w:eastAsia="Times New Roman"/>
          <w:lang w:val="en-US"/>
        </w:rPr>
        <w:t>objective</w:t>
      </w:r>
      <w:r w:rsidR="00065705">
        <w:rPr>
          <w:rFonts w:eastAsia="Times New Roman"/>
          <w:lang w:val="en-US"/>
        </w:rPr>
        <w:t>’</w:t>
      </w:r>
      <w:r w:rsidR="00065705" w:rsidRPr="005A2083">
        <w:rPr>
          <w:rFonts w:eastAsia="Times New Roman"/>
          <w:lang w:val="en-US"/>
        </w:rPr>
        <w:t xml:space="preserve"> rating methods </w:t>
      </w:r>
      <w:r w:rsidRPr="00D74850">
        <w:rPr>
          <w:rFonts w:eastAsia="Times New Roman" w:cstheme="minorHAnsi"/>
          <w:lang w:val="en-US" w:eastAsia="nl-BE"/>
        </w:rPr>
        <w:t xml:space="preserve">to </w:t>
      </w:r>
      <w:r w:rsidR="002F3EA0">
        <w:rPr>
          <w:rFonts w:eastAsia="Times New Roman" w:cstheme="minorHAnsi"/>
          <w:lang w:val="en-US" w:eastAsia="nl-BE"/>
        </w:rPr>
        <w:t xml:space="preserve">(indirectly) </w:t>
      </w:r>
      <w:r w:rsidRPr="00D74850">
        <w:rPr>
          <w:rFonts w:eastAsia="Times New Roman" w:cstheme="minorHAnsi"/>
          <w:lang w:val="en-US" w:eastAsia="nl-BE"/>
        </w:rPr>
        <w:t xml:space="preserve">quantify </w:t>
      </w:r>
      <w:r w:rsidRPr="008C72C0">
        <w:rPr>
          <w:rFonts w:eastAsia="Times New Roman" w:cstheme="minorHAnsi"/>
          <w:i/>
          <w:iCs/>
          <w:lang w:val="en-US" w:eastAsia="nl-BE"/>
        </w:rPr>
        <w:t>intelligibility</w:t>
      </w:r>
      <w:r w:rsidRPr="00D74850">
        <w:rPr>
          <w:rFonts w:eastAsia="Times New Roman" w:cstheme="minorHAnsi"/>
          <w:lang w:val="en-US" w:eastAsia="nl-BE"/>
        </w:rPr>
        <w:t xml:space="preserve"> [</w:t>
      </w:r>
      <w:r w:rsidR="008E0E12">
        <w:rPr>
          <w:rFonts w:eastAsia="Times New Roman" w:cstheme="minorHAnsi"/>
          <w:lang w:val="en-US" w:eastAsia="nl-BE"/>
        </w:rPr>
        <w:t>1</w:t>
      </w:r>
      <w:r w:rsidRPr="00D74850">
        <w:rPr>
          <w:rFonts w:eastAsia="Times New Roman" w:cstheme="minorHAnsi"/>
          <w:lang w:val="en-US" w:eastAsia="nl-BE"/>
        </w:rPr>
        <w:t>,</w:t>
      </w:r>
      <w:r w:rsidR="008E0E12">
        <w:rPr>
          <w:rFonts w:eastAsia="Times New Roman" w:cstheme="minorHAnsi"/>
          <w:lang w:val="en-US" w:eastAsia="nl-BE"/>
        </w:rPr>
        <w:t>2</w:t>
      </w:r>
      <w:r w:rsidRPr="00D74850">
        <w:rPr>
          <w:rFonts w:eastAsia="Times New Roman" w:cstheme="minorHAnsi"/>
          <w:lang w:val="en-US" w:eastAsia="nl-BE"/>
        </w:rPr>
        <w:t>,</w:t>
      </w:r>
      <w:r w:rsidR="00B00A0D">
        <w:rPr>
          <w:rFonts w:eastAsia="Times New Roman" w:cstheme="minorHAnsi"/>
          <w:lang w:val="en-US" w:eastAsia="nl-BE"/>
        </w:rPr>
        <w:t>7</w:t>
      </w:r>
      <w:r w:rsidRPr="00D74850">
        <w:rPr>
          <w:rFonts w:eastAsia="Times New Roman" w:cstheme="minorHAnsi"/>
          <w:lang w:val="en-US" w:eastAsia="nl-BE"/>
        </w:rPr>
        <w:t xml:space="preserve">], we notice the statistical </w:t>
      </w:r>
      <w:r w:rsidR="00B712EC">
        <w:rPr>
          <w:rFonts w:eastAsia="Times New Roman" w:cstheme="minorHAnsi"/>
          <w:lang w:val="en-US" w:eastAsia="nl-BE"/>
        </w:rPr>
        <w:t xml:space="preserve">procedures </w:t>
      </w:r>
      <w:r w:rsidRPr="00D74850">
        <w:rPr>
          <w:rFonts w:eastAsia="Times New Roman" w:cstheme="minorHAnsi"/>
          <w:lang w:val="en-US" w:eastAsia="nl-BE"/>
        </w:rPr>
        <w:t xml:space="preserve">used to model such data </w:t>
      </w:r>
      <w:r w:rsidR="00270DEB">
        <w:rPr>
          <w:rFonts w:eastAsia="Times New Roman" w:cstheme="minorHAnsi"/>
          <w:lang w:val="en-US" w:eastAsia="nl-BE"/>
        </w:rPr>
        <w:t xml:space="preserve">are not at par </w:t>
      </w:r>
      <w:del w:id="25" w:author="Sven De Maeyer" w:date="2022-11-09T13:22:00Z">
        <w:r w:rsidR="00270DEB" w:rsidDel="00A82EC0">
          <w:rPr>
            <w:rFonts w:eastAsia="Times New Roman" w:cstheme="minorHAnsi"/>
            <w:lang w:val="en-US" w:eastAsia="nl-BE"/>
          </w:rPr>
          <w:delText>of</w:delText>
        </w:r>
      </w:del>
      <w:ins w:id="26" w:author="Sven De Maeyer" w:date="2022-11-09T13:22:00Z">
        <w:r w:rsidR="00A82EC0">
          <w:rPr>
            <w:rFonts w:eastAsia="Times New Roman" w:cstheme="minorHAnsi"/>
            <w:lang w:val="en-US" w:eastAsia="nl-BE"/>
          </w:rPr>
          <w:t>with</w:t>
        </w:r>
      </w:ins>
      <w:r w:rsidR="00270DEB">
        <w:rPr>
          <w:rFonts w:eastAsia="Times New Roman" w:cstheme="minorHAnsi"/>
          <w:lang w:val="en-US" w:eastAsia="nl-BE"/>
        </w:rPr>
        <w:t xml:space="preserve"> </w:t>
      </w:r>
      <w:r w:rsidR="00270DEB" w:rsidRPr="00D74850">
        <w:rPr>
          <w:rFonts w:eastAsia="Times New Roman" w:cstheme="minorHAnsi"/>
          <w:lang w:val="en-US" w:eastAsia="nl-BE"/>
        </w:rPr>
        <w:t>the measurement procedure’s sophistication</w:t>
      </w:r>
      <w:r w:rsidRPr="00D74850">
        <w:rPr>
          <w:rFonts w:eastAsia="Times New Roman" w:cstheme="minorHAnsi"/>
          <w:lang w:val="en-US" w:eastAsia="nl-BE"/>
        </w:rPr>
        <w:t>.</w:t>
      </w:r>
    </w:p>
    <w:p w14:paraId="7E6D67C4" w14:textId="06A8A713" w:rsidR="001B47CB" w:rsidRDefault="00B712EC" w:rsidP="007C7CE5">
      <w:pPr>
        <w:spacing w:line="240" w:lineRule="auto"/>
        <w:jc w:val="both"/>
        <w:rPr>
          <w:rFonts w:eastAsia="Times New Roman" w:cstheme="minorHAnsi"/>
          <w:lang w:val="en-US" w:eastAsia="nl-BE"/>
        </w:rPr>
      </w:pPr>
      <w:r>
        <w:rPr>
          <w:rFonts w:eastAsia="Times New Roman" w:cstheme="minorHAnsi"/>
          <w:lang w:val="en-US" w:eastAsia="nl-BE"/>
        </w:rPr>
        <w:lastRenderedPageBreak/>
        <w:t xml:space="preserve">Previous research </w:t>
      </w:r>
      <w:del w:id="27" w:author="Sven De Maeyer" w:date="2022-11-09T13:22:00Z">
        <w:r w:rsidR="00065705" w:rsidDel="00A82EC0">
          <w:rPr>
            <w:rFonts w:eastAsia="Times New Roman" w:cstheme="minorHAnsi"/>
            <w:lang w:val="en-US" w:eastAsia="nl-BE"/>
          </w:rPr>
          <w:delText>have</w:delText>
        </w:r>
      </w:del>
      <w:ins w:id="28" w:author="Sven De Maeyer" w:date="2022-11-09T13:22:00Z">
        <w:r w:rsidR="00A82EC0">
          <w:rPr>
            <w:rFonts w:eastAsia="Times New Roman" w:cstheme="minorHAnsi"/>
            <w:lang w:val="en-US" w:eastAsia="nl-BE"/>
          </w:rPr>
          <w:t>has</w:t>
        </w:r>
      </w:ins>
      <w:r w:rsidR="00065705">
        <w:rPr>
          <w:rFonts w:eastAsia="Times New Roman" w:cstheme="minorHAnsi"/>
          <w:lang w:val="en-US" w:eastAsia="nl-BE"/>
        </w:rPr>
        <w:t xml:space="preserve"> </w:t>
      </w:r>
      <w:r w:rsidR="00C96186">
        <w:rPr>
          <w:rFonts w:eastAsia="Times New Roman" w:cstheme="minorHAnsi"/>
          <w:lang w:val="en-US" w:eastAsia="nl-BE"/>
        </w:rPr>
        <w:t>considered</w:t>
      </w:r>
      <w:r w:rsidR="000F1EC6">
        <w:rPr>
          <w:rFonts w:eastAsia="Times New Roman" w:cstheme="minorHAnsi"/>
          <w:lang w:val="en-US" w:eastAsia="nl-BE"/>
        </w:rPr>
        <w:t xml:space="preserve"> </w:t>
      </w:r>
      <w:r>
        <w:rPr>
          <w:rFonts w:eastAsia="Times New Roman" w:cstheme="minorHAnsi"/>
          <w:lang w:val="en-US" w:eastAsia="nl-BE"/>
        </w:rPr>
        <w:t>the clustered nature of the dat</w:t>
      </w:r>
      <w:r w:rsidR="000F1EC6">
        <w:rPr>
          <w:rFonts w:eastAsia="Times New Roman" w:cstheme="minorHAnsi"/>
          <w:lang w:val="en-US" w:eastAsia="nl-BE"/>
        </w:rPr>
        <w:t>a</w:t>
      </w:r>
      <w:r>
        <w:rPr>
          <w:rFonts w:eastAsia="Times New Roman" w:cstheme="minorHAnsi"/>
          <w:lang w:val="en-US" w:eastAsia="nl-BE"/>
        </w:rPr>
        <w:t xml:space="preserve"> but ignored its bounded nature, </w:t>
      </w:r>
      <w:r w:rsidR="007C7CE5">
        <w:rPr>
          <w:rFonts w:eastAsia="Times New Roman" w:cstheme="minorHAnsi"/>
          <w:lang w:val="en-US" w:eastAsia="nl-BE"/>
        </w:rPr>
        <w:t>where</w:t>
      </w:r>
      <w:r w:rsidR="00065705">
        <w:rPr>
          <w:rFonts w:eastAsia="Times New Roman" w:cstheme="minorHAnsi"/>
          <w:lang w:val="en-US" w:eastAsia="nl-BE"/>
        </w:rPr>
        <w:t xml:space="preserve"> </w:t>
      </w:r>
      <w:r>
        <w:rPr>
          <w:rFonts w:eastAsia="Times New Roman" w:cstheme="minorHAnsi"/>
          <w:lang w:val="en-US" w:eastAsia="nl-BE"/>
        </w:rPr>
        <w:t xml:space="preserve">averaging was </w:t>
      </w:r>
      <w:r w:rsidR="00065705">
        <w:rPr>
          <w:rFonts w:eastAsia="Times New Roman" w:cstheme="minorHAnsi"/>
          <w:lang w:val="en-US" w:eastAsia="nl-BE"/>
        </w:rPr>
        <w:t xml:space="preserve">considered </w:t>
      </w:r>
      <w:r>
        <w:rPr>
          <w:rFonts w:eastAsia="Times New Roman" w:cstheme="minorHAnsi"/>
          <w:lang w:val="en-US" w:eastAsia="nl-BE"/>
        </w:rPr>
        <w:t>a</w:t>
      </w:r>
      <w:r w:rsidR="00065705">
        <w:rPr>
          <w:rFonts w:eastAsia="Times New Roman" w:cstheme="minorHAnsi"/>
          <w:lang w:val="en-US" w:eastAsia="nl-BE"/>
        </w:rPr>
        <w:t xml:space="preserve"> ‘valid’ </w:t>
      </w:r>
      <w:r>
        <w:rPr>
          <w:rFonts w:eastAsia="Times New Roman" w:cstheme="minorHAnsi"/>
          <w:lang w:val="en-US" w:eastAsia="nl-BE"/>
        </w:rPr>
        <w:t xml:space="preserve">option for modelling [2]. </w:t>
      </w:r>
      <w:commentRangeStart w:id="29"/>
      <w:r w:rsidR="00DD35C7">
        <w:rPr>
          <w:rFonts w:eastAsia="Times New Roman" w:cstheme="minorHAnsi"/>
          <w:lang w:val="en-US" w:eastAsia="nl-BE"/>
        </w:rPr>
        <w:t xml:space="preserve">We argue that the latter practice is not appropriate, as </w:t>
      </w:r>
      <w:r w:rsidR="00065705">
        <w:rPr>
          <w:rFonts w:eastAsia="Times New Roman" w:cstheme="minorHAnsi"/>
          <w:lang w:val="en-US" w:eastAsia="nl-BE"/>
        </w:rPr>
        <w:t>with bounded data not only the location</w:t>
      </w:r>
      <w:r w:rsidR="008C72C0">
        <w:rPr>
          <w:rFonts w:eastAsia="Times New Roman" w:cstheme="minorHAnsi"/>
          <w:lang w:val="en-US" w:eastAsia="nl-BE"/>
        </w:rPr>
        <w:t xml:space="preserve"> (average)</w:t>
      </w:r>
      <w:r w:rsidR="00F96A5D">
        <w:rPr>
          <w:rFonts w:eastAsia="Times New Roman" w:cstheme="minorHAnsi"/>
          <w:lang w:val="en-US" w:eastAsia="nl-BE"/>
        </w:rPr>
        <w:t>,</w:t>
      </w:r>
      <w:r w:rsidR="00065705">
        <w:rPr>
          <w:rFonts w:eastAsia="Times New Roman" w:cstheme="minorHAnsi"/>
          <w:lang w:val="en-US" w:eastAsia="nl-BE"/>
        </w:rPr>
        <w:t xml:space="preserve"> but also the spread </w:t>
      </w:r>
      <w:r w:rsidR="008C72C0">
        <w:rPr>
          <w:rFonts w:eastAsia="Times New Roman" w:cstheme="minorHAnsi"/>
          <w:lang w:val="en-US" w:eastAsia="nl-BE"/>
        </w:rPr>
        <w:t xml:space="preserve">(variance) </w:t>
      </w:r>
      <w:r w:rsidR="00065705">
        <w:rPr>
          <w:rFonts w:eastAsia="Times New Roman" w:cstheme="minorHAnsi"/>
          <w:lang w:val="en-US" w:eastAsia="nl-BE"/>
        </w:rPr>
        <w:t>of the distribution</w:t>
      </w:r>
      <w:r w:rsidR="00DD35C7">
        <w:rPr>
          <w:rFonts w:eastAsia="Times New Roman" w:cstheme="minorHAnsi"/>
          <w:lang w:val="en-US" w:eastAsia="nl-BE"/>
        </w:rPr>
        <w:t>,</w:t>
      </w:r>
      <w:r w:rsidR="00065705">
        <w:rPr>
          <w:rFonts w:eastAsia="Times New Roman" w:cstheme="minorHAnsi"/>
          <w:lang w:val="en-US" w:eastAsia="nl-BE"/>
        </w:rPr>
        <w:t xml:space="preserve"> </w:t>
      </w:r>
      <w:r w:rsidR="00F96A5D">
        <w:rPr>
          <w:rFonts w:eastAsia="Times New Roman" w:cstheme="minorHAnsi"/>
          <w:lang w:val="en-US" w:eastAsia="nl-BE"/>
        </w:rPr>
        <w:t xml:space="preserve">might </w:t>
      </w:r>
      <w:r w:rsidR="00065705">
        <w:rPr>
          <w:rFonts w:eastAsia="Times New Roman" w:cstheme="minorHAnsi"/>
          <w:lang w:val="en-US" w:eastAsia="nl-BE"/>
        </w:rPr>
        <w:t xml:space="preserve">inform about the speaker’s </w:t>
      </w:r>
      <w:r w:rsidR="00065705" w:rsidRPr="00270DEB">
        <w:rPr>
          <w:rFonts w:eastAsia="Times New Roman" w:cstheme="minorHAnsi"/>
          <w:i/>
          <w:iCs/>
          <w:lang w:val="en-US" w:eastAsia="nl-BE"/>
        </w:rPr>
        <w:t>intelligibility</w:t>
      </w:r>
      <w:r w:rsidR="00562B89">
        <w:rPr>
          <w:rFonts w:eastAsia="Times New Roman" w:cstheme="minorHAnsi"/>
          <w:lang w:val="en-US" w:eastAsia="nl-BE"/>
        </w:rPr>
        <w:t xml:space="preserve"> [</w:t>
      </w:r>
      <w:r w:rsidR="00B00A0D">
        <w:rPr>
          <w:rFonts w:eastAsia="Times New Roman" w:cstheme="minorHAnsi"/>
          <w:lang w:val="en-US" w:eastAsia="nl-BE"/>
        </w:rPr>
        <w:t>10</w:t>
      </w:r>
      <w:r w:rsidR="00562B89">
        <w:rPr>
          <w:rFonts w:eastAsia="Times New Roman" w:cstheme="minorHAnsi"/>
          <w:lang w:val="en-US" w:eastAsia="nl-BE"/>
        </w:rPr>
        <w:t>]</w:t>
      </w:r>
      <w:r w:rsidR="00065705">
        <w:rPr>
          <w:rFonts w:eastAsia="Times New Roman" w:cstheme="minorHAnsi"/>
          <w:lang w:val="en-US" w:eastAsia="nl-BE"/>
        </w:rPr>
        <w:t>.</w:t>
      </w:r>
      <w:r w:rsidR="00562B89">
        <w:rPr>
          <w:rFonts w:eastAsia="Times New Roman" w:cstheme="minorHAnsi"/>
          <w:lang w:val="en-US" w:eastAsia="nl-BE"/>
        </w:rPr>
        <w:t xml:space="preserve"> </w:t>
      </w:r>
      <w:commentRangeEnd w:id="29"/>
      <w:r w:rsidR="00A82EC0">
        <w:rPr>
          <w:rStyle w:val="Verwijzingopmerking"/>
        </w:rPr>
        <w:commentReference w:id="29"/>
      </w:r>
    </w:p>
    <w:p w14:paraId="44E623E6" w14:textId="1F9FE6AF" w:rsidR="002C3A99" w:rsidRPr="007C7CE5" w:rsidRDefault="008C72C0" w:rsidP="007C7CE5">
      <w:pPr>
        <w:spacing w:line="240" w:lineRule="auto"/>
        <w:jc w:val="both"/>
        <w:rPr>
          <w:rFonts w:eastAsia="Times New Roman" w:cstheme="minorHAnsi"/>
          <w:lang w:val="en-US" w:eastAsia="nl-BE"/>
        </w:rPr>
      </w:pPr>
      <w:r>
        <w:rPr>
          <w:rFonts w:eastAsia="Times New Roman" w:cstheme="minorHAnsi"/>
          <w:lang w:val="en-US" w:eastAsia="nl-BE"/>
        </w:rPr>
        <w:t>Furthermore</w:t>
      </w:r>
      <w:r w:rsidR="00F96A5D">
        <w:rPr>
          <w:rFonts w:eastAsia="Times New Roman" w:cstheme="minorHAnsi"/>
          <w:lang w:val="en-US" w:eastAsia="nl-BE"/>
        </w:rPr>
        <w:t xml:space="preserve">, </w:t>
      </w:r>
      <w:commentRangeStart w:id="30"/>
      <w:proofErr w:type="gramStart"/>
      <w:r w:rsidR="00F96A5D" w:rsidRPr="0029390C">
        <w:rPr>
          <w:rFonts w:eastAsia="Times New Roman" w:cstheme="minorHAnsi"/>
          <w:lang w:val="en-US" w:eastAsia="nl-BE"/>
        </w:rPr>
        <w:t>in order to</w:t>
      </w:r>
      <w:proofErr w:type="gramEnd"/>
      <w:r w:rsidR="00F96A5D" w:rsidRPr="0029390C">
        <w:rPr>
          <w:rFonts w:eastAsia="Times New Roman" w:cstheme="minorHAnsi"/>
          <w:lang w:val="en-US" w:eastAsia="nl-BE"/>
        </w:rPr>
        <w:t xml:space="preserve"> understand </w:t>
      </w:r>
      <w:r w:rsidR="00266EBA">
        <w:rPr>
          <w:rFonts w:eastAsia="Times New Roman" w:cstheme="minorHAnsi"/>
          <w:lang w:val="en-US" w:eastAsia="nl-BE"/>
        </w:rPr>
        <w:t>or</w:t>
      </w:r>
      <w:r>
        <w:rPr>
          <w:rFonts w:eastAsia="Times New Roman" w:cstheme="minorHAnsi"/>
          <w:lang w:val="en-US" w:eastAsia="nl-BE"/>
        </w:rPr>
        <w:t xml:space="preserve"> intervene on </w:t>
      </w:r>
      <w:r w:rsidR="00F96A5D">
        <w:rPr>
          <w:rFonts w:eastAsia="Times New Roman" w:cstheme="minorHAnsi"/>
          <w:lang w:val="en-US" w:eastAsia="nl-BE"/>
        </w:rPr>
        <w:t xml:space="preserve">the factors that drives </w:t>
      </w:r>
      <w:r w:rsidR="00F96A5D" w:rsidRPr="002C3A99">
        <w:rPr>
          <w:rFonts w:eastAsia="Times New Roman" w:cstheme="minorHAnsi"/>
          <w:i/>
          <w:iCs/>
          <w:lang w:val="en-US" w:eastAsia="nl-BE"/>
        </w:rPr>
        <w:t>speech intelligibility</w:t>
      </w:r>
      <w:r w:rsidR="00F96A5D">
        <w:rPr>
          <w:rFonts w:eastAsia="Times New Roman" w:cstheme="minorHAnsi"/>
          <w:lang w:val="en-US" w:eastAsia="nl-BE"/>
        </w:rPr>
        <w:t xml:space="preserve">, </w:t>
      </w:r>
      <w:r w:rsidR="007C7CE5">
        <w:rPr>
          <w:rFonts w:eastAsia="Times New Roman" w:cstheme="minorHAnsi"/>
          <w:lang w:val="en-US" w:eastAsia="nl-BE"/>
        </w:rPr>
        <w:t xml:space="preserve">first </w:t>
      </w:r>
      <w:r w:rsidR="00F96A5D">
        <w:rPr>
          <w:rFonts w:eastAsia="Times New Roman" w:cstheme="minorHAnsi"/>
          <w:lang w:val="en-US" w:eastAsia="nl-BE"/>
        </w:rPr>
        <w:t xml:space="preserve">one </w:t>
      </w:r>
      <w:r w:rsidR="00F96A5D" w:rsidRPr="0029390C">
        <w:rPr>
          <w:rFonts w:eastAsia="Times New Roman" w:cstheme="minorHAnsi"/>
          <w:lang w:val="en-US" w:eastAsia="nl-BE"/>
        </w:rPr>
        <w:t>need</w:t>
      </w:r>
      <w:r w:rsidR="00F96A5D">
        <w:rPr>
          <w:rFonts w:eastAsia="Times New Roman" w:cstheme="minorHAnsi"/>
          <w:lang w:val="en-US" w:eastAsia="nl-BE"/>
        </w:rPr>
        <w:t>s</w:t>
      </w:r>
      <w:r w:rsidR="00F96A5D" w:rsidRPr="0029390C">
        <w:rPr>
          <w:rFonts w:eastAsia="Times New Roman" w:cstheme="minorHAnsi"/>
          <w:lang w:val="en-US" w:eastAsia="nl-BE"/>
        </w:rPr>
        <w:t xml:space="preserve"> </w:t>
      </w:r>
      <w:r w:rsidR="00F96A5D">
        <w:rPr>
          <w:rFonts w:eastAsia="Times New Roman" w:cstheme="minorHAnsi"/>
          <w:lang w:val="en-US" w:eastAsia="nl-BE"/>
        </w:rPr>
        <w:t xml:space="preserve">to </w:t>
      </w:r>
      <w:r w:rsidR="00C47484">
        <w:rPr>
          <w:rFonts w:eastAsia="Times New Roman" w:cstheme="minorHAnsi"/>
          <w:lang w:val="en-US" w:eastAsia="nl-BE"/>
        </w:rPr>
        <w:t>‘</w:t>
      </w:r>
      <w:r w:rsidR="00FB73CF">
        <w:rPr>
          <w:rFonts w:eastAsia="Times New Roman" w:cstheme="minorHAnsi"/>
          <w:lang w:val="en-US" w:eastAsia="nl-BE"/>
        </w:rPr>
        <w:t xml:space="preserve">construct </w:t>
      </w:r>
      <w:r w:rsidR="00F96A5D">
        <w:rPr>
          <w:rFonts w:eastAsia="Times New Roman" w:cstheme="minorHAnsi"/>
          <w:lang w:val="en-US" w:eastAsia="nl-BE"/>
        </w:rPr>
        <w:t>a</w:t>
      </w:r>
      <w:r w:rsidR="007C7CE5">
        <w:rPr>
          <w:rFonts w:eastAsia="Times New Roman" w:cstheme="minorHAnsi"/>
          <w:lang w:val="en-US" w:eastAsia="nl-BE"/>
        </w:rPr>
        <w:t>n</w:t>
      </w:r>
      <w:r w:rsidR="00C47484">
        <w:rPr>
          <w:rFonts w:eastAsia="Times New Roman" w:cstheme="minorHAnsi"/>
          <w:lang w:val="en-US" w:eastAsia="nl-BE"/>
        </w:rPr>
        <w:t xml:space="preserve"> error</w:t>
      </w:r>
      <w:r w:rsidR="00FB73CF">
        <w:rPr>
          <w:rFonts w:eastAsia="Times New Roman" w:cstheme="minorHAnsi"/>
          <w:lang w:val="en-US" w:eastAsia="nl-BE"/>
        </w:rPr>
        <w:t xml:space="preserve"> </w:t>
      </w:r>
      <w:r w:rsidR="00C47484">
        <w:rPr>
          <w:rFonts w:eastAsia="Times New Roman" w:cstheme="minorHAnsi"/>
          <w:lang w:val="en-US" w:eastAsia="nl-BE"/>
        </w:rPr>
        <w:t>free</w:t>
      </w:r>
      <w:r w:rsidR="00A225F7">
        <w:rPr>
          <w:rFonts w:eastAsia="Times New Roman" w:cstheme="minorHAnsi"/>
          <w:lang w:val="en-US" w:eastAsia="nl-BE"/>
        </w:rPr>
        <w:t>’</w:t>
      </w:r>
      <w:r w:rsidR="00C47484">
        <w:rPr>
          <w:rFonts w:eastAsia="Times New Roman" w:cstheme="minorHAnsi"/>
          <w:lang w:val="en-US" w:eastAsia="nl-BE"/>
        </w:rPr>
        <w:t xml:space="preserve"> </w:t>
      </w:r>
      <w:r w:rsidR="00FB73CF" w:rsidRPr="00FB73CF">
        <w:rPr>
          <w:rFonts w:eastAsia="Times New Roman" w:cstheme="minorHAnsi"/>
          <w:i/>
          <w:iCs/>
          <w:lang w:val="en-US" w:eastAsia="nl-BE"/>
        </w:rPr>
        <w:t>intelligibility</w:t>
      </w:r>
      <w:r w:rsidR="00F96A5D">
        <w:rPr>
          <w:rFonts w:eastAsia="Times New Roman" w:cstheme="minorHAnsi"/>
          <w:lang w:val="en-US" w:eastAsia="nl-BE"/>
        </w:rPr>
        <w:t xml:space="preserve"> </w:t>
      </w:r>
      <w:r w:rsidR="00FB73CF">
        <w:rPr>
          <w:rFonts w:eastAsia="Times New Roman" w:cstheme="minorHAnsi"/>
          <w:lang w:val="en-US" w:eastAsia="nl-BE"/>
        </w:rPr>
        <w:t>scale [3]</w:t>
      </w:r>
      <w:r w:rsidR="00F321A5">
        <w:rPr>
          <w:rFonts w:eastAsia="Times New Roman" w:cstheme="minorHAnsi"/>
          <w:lang w:val="en-US" w:eastAsia="nl-BE"/>
        </w:rPr>
        <w:t>,</w:t>
      </w:r>
      <w:r w:rsidR="00053E57">
        <w:rPr>
          <w:rFonts w:eastAsia="Times New Roman" w:cstheme="minorHAnsi"/>
          <w:lang w:val="en-US" w:eastAsia="nl-BE"/>
        </w:rPr>
        <w:t xml:space="preserve"> </w:t>
      </w:r>
      <w:r w:rsidR="00FB73CF">
        <w:rPr>
          <w:rFonts w:eastAsia="Times New Roman" w:cstheme="minorHAnsi"/>
          <w:lang w:val="en-US" w:eastAsia="nl-BE"/>
        </w:rPr>
        <w:t>a characteristic no</w:t>
      </w:r>
      <w:r w:rsidR="00C47484">
        <w:rPr>
          <w:rFonts w:eastAsia="Times New Roman" w:cstheme="minorHAnsi"/>
          <w:lang w:val="en-US" w:eastAsia="nl-BE"/>
        </w:rPr>
        <w:t>t</w:t>
      </w:r>
      <w:r w:rsidR="00FB73CF">
        <w:rPr>
          <w:rFonts w:eastAsia="Times New Roman" w:cstheme="minorHAnsi"/>
          <w:lang w:val="en-US" w:eastAsia="nl-BE"/>
        </w:rPr>
        <w:t xml:space="preserve"> possessed by the entropy measures nor its averages</w:t>
      </w:r>
      <w:r w:rsidR="00C47484">
        <w:rPr>
          <w:rFonts w:eastAsia="Times New Roman" w:cstheme="minorHAnsi"/>
          <w:lang w:val="en-US" w:eastAsia="nl-BE"/>
        </w:rPr>
        <w:t xml:space="preserve">. </w:t>
      </w:r>
      <w:commentRangeEnd w:id="30"/>
      <w:r w:rsidR="00E77C12">
        <w:rPr>
          <w:rStyle w:val="Verwijzingopmerking"/>
        </w:rPr>
        <w:commentReference w:id="30"/>
      </w:r>
    </w:p>
    <w:p w14:paraId="32136443" w14:textId="03A8D999" w:rsidR="007C7CE5" w:rsidRDefault="00041D10" w:rsidP="008C04CB">
      <w:pPr>
        <w:spacing w:before="100" w:beforeAutospacing="1" w:after="100" w:afterAutospacing="1" w:line="240" w:lineRule="auto"/>
        <w:jc w:val="both"/>
        <w:rPr>
          <w:ins w:id="31" w:author="Sven De Maeyer" w:date="2022-11-09T13:28:00Z"/>
          <w:rFonts w:eastAsia="Times New Roman" w:cstheme="minorHAnsi"/>
          <w:lang w:val="en-US" w:eastAsia="nl-BE"/>
        </w:rPr>
      </w:pPr>
      <w:r w:rsidRPr="00F30A7F">
        <w:rPr>
          <w:rFonts w:eastAsia="Times New Roman" w:cstheme="minorHAnsi"/>
          <w:lang w:val="en-US" w:eastAsia="nl-BE"/>
        </w:rPr>
        <w:t xml:space="preserve">Considering </w:t>
      </w:r>
      <w:proofErr w:type="gramStart"/>
      <w:r w:rsidRPr="00F30A7F">
        <w:rPr>
          <w:rFonts w:eastAsia="Times New Roman" w:cstheme="minorHAnsi"/>
          <w:lang w:val="en-US" w:eastAsia="nl-BE"/>
        </w:rPr>
        <w:t>all of</w:t>
      </w:r>
      <w:proofErr w:type="gramEnd"/>
      <w:r w:rsidRPr="00F30A7F">
        <w:rPr>
          <w:rFonts w:eastAsia="Times New Roman" w:cstheme="minorHAnsi"/>
          <w:lang w:val="en-US" w:eastAsia="nl-BE"/>
        </w:rPr>
        <w:t xml:space="preserve"> the above, we </w:t>
      </w:r>
      <w:r w:rsidR="007C7CE5">
        <w:rPr>
          <w:rFonts w:eastAsia="Times New Roman" w:cstheme="minorHAnsi"/>
          <w:lang w:val="en-US" w:eastAsia="nl-BE"/>
        </w:rPr>
        <w:t xml:space="preserve">propose </w:t>
      </w:r>
      <w:r w:rsidRPr="00F30A7F">
        <w:rPr>
          <w:rFonts w:eastAsia="Times New Roman" w:cstheme="minorHAnsi"/>
          <w:lang w:val="en-US" w:eastAsia="nl-BE"/>
        </w:rPr>
        <w:t xml:space="preserve">a novel analysis </w:t>
      </w:r>
      <w:r w:rsidR="007C7CE5">
        <w:rPr>
          <w:rFonts w:eastAsia="Times New Roman" w:cstheme="minorHAnsi"/>
          <w:lang w:val="en-US" w:eastAsia="nl-BE"/>
        </w:rPr>
        <w:t>of the entropy data</w:t>
      </w:r>
      <w:r w:rsidR="00053E57">
        <w:rPr>
          <w:rFonts w:eastAsia="Times New Roman" w:cstheme="minorHAnsi"/>
          <w:lang w:val="en-US" w:eastAsia="nl-BE"/>
        </w:rPr>
        <w:t xml:space="preserve"> </w:t>
      </w:r>
      <w:r w:rsidRPr="00F30A7F">
        <w:rPr>
          <w:rFonts w:eastAsia="Times New Roman" w:cstheme="minorHAnsi"/>
          <w:lang w:val="en-US" w:eastAsia="nl-BE"/>
        </w:rPr>
        <w:t xml:space="preserve">using a </w:t>
      </w:r>
      <w:r w:rsidR="00F321A5">
        <w:rPr>
          <w:rFonts w:eastAsia="Times New Roman" w:cstheme="minorHAnsi"/>
          <w:lang w:val="en-US" w:eastAsia="nl-BE"/>
        </w:rPr>
        <w:t xml:space="preserve">Bayesian implementation of the </w:t>
      </w:r>
      <w:r w:rsidRPr="00F30A7F">
        <w:rPr>
          <w:rFonts w:eastAsia="Times New Roman" w:cstheme="minorHAnsi"/>
          <w:lang w:val="en-US" w:eastAsia="nl-BE"/>
        </w:rPr>
        <w:t>Generalized Linear Latent and Mixed Model (GLLAMM) [</w:t>
      </w:r>
      <w:r w:rsidR="002B7C4A">
        <w:rPr>
          <w:rFonts w:eastAsia="Times New Roman" w:cstheme="minorHAnsi"/>
          <w:lang w:val="en-US" w:eastAsia="nl-BE"/>
        </w:rPr>
        <w:t>1</w:t>
      </w:r>
      <w:r w:rsidR="00B00A0D">
        <w:rPr>
          <w:rFonts w:eastAsia="Times New Roman" w:cstheme="minorHAnsi"/>
          <w:lang w:val="en-US" w:eastAsia="nl-BE"/>
        </w:rPr>
        <w:t>7</w:t>
      </w:r>
      <w:r w:rsidR="002B7C4A">
        <w:rPr>
          <w:rFonts w:eastAsia="Times New Roman" w:cstheme="minorHAnsi"/>
          <w:lang w:val="en-US" w:eastAsia="nl-BE"/>
        </w:rPr>
        <w:t>,1</w:t>
      </w:r>
      <w:r w:rsidR="00B00A0D">
        <w:rPr>
          <w:rFonts w:eastAsia="Times New Roman" w:cstheme="minorHAnsi"/>
          <w:lang w:val="en-US" w:eastAsia="nl-BE"/>
        </w:rPr>
        <w:t>8</w:t>
      </w:r>
      <w:r w:rsidR="002B7C4A">
        <w:rPr>
          <w:rFonts w:eastAsia="Times New Roman" w:cstheme="minorHAnsi"/>
          <w:lang w:val="en-US" w:eastAsia="nl-BE"/>
        </w:rPr>
        <w:t>,1</w:t>
      </w:r>
      <w:r w:rsidR="00B00A0D">
        <w:rPr>
          <w:rFonts w:eastAsia="Times New Roman" w:cstheme="minorHAnsi"/>
          <w:lang w:val="en-US" w:eastAsia="nl-BE"/>
        </w:rPr>
        <w:t>9</w:t>
      </w:r>
      <w:r w:rsidRPr="00F30A7F">
        <w:rPr>
          <w:rFonts w:eastAsia="Times New Roman" w:cstheme="minorHAnsi"/>
          <w:lang w:val="en-US" w:eastAsia="nl-BE"/>
        </w:rPr>
        <w:t>,</w:t>
      </w:r>
      <w:r w:rsidR="00B00A0D">
        <w:rPr>
          <w:rFonts w:eastAsia="Times New Roman" w:cstheme="minorHAnsi"/>
          <w:lang w:val="en-US" w:eastAsia="nl-BE"/>
        </w:rPr>
        <w:t>20</w:t>
      </w:r>
      <w:r w:rsidR="007F0FA6">
        <w:rPr>
          <w:rFonts w:eastAsia="Times New Roman" w:cstheme="minorHAnsi"/>
          <w:lang w:val="en-US" w:eastAsia="nl-BE"/>
        </w:rPr>
        <w:t>,</w:t>
      </w:r>
      <w:r w:rsidR="00B4267A">
        <w:rPr>
          <w:rFonts w:eastAsia="Times New Roman" w:cstheme="minorHAnsi"/>
          <w:lang w:val="en-US" w:eastAsia="nl-BE"/>
        </w:rPr>
        <w:t>2</w:t>
      </w:r>
      <w:r w:rsidR="00B00A0D">
        <w:rPr>
          <w:rFonts w:eastAsia="Times New Roman" w:cstheme="minorHAnsi"/>
          <w:lang w:val="en-US" w:eastAsia="nl-BE"/>
        </w:rPr>
        <w:t>3</w:t>
      </w:r>
      <w:r w:rsidRPr="00F30A7F">
        <w:rPr>
          <w:rFonts w:eastAsia="Times New Roman" w:cstheme="minorHAnsi"/>
          <w:lang w:val="en-US" w:eastAsia="nl-BE"/>
        </w:rPr>
        <w:t>].</w:t>
      </w:r>
      <w:r w:rsidR="007C7CE5">
        <w:rPr>
          <w:rFonts w:eastAsia="Times New Roman" w:cstheme="minorHAnsi"/>
          <w:lang w:val="en-US" w:eastAsia="nl-BE"/>
        </w:rPr>
        <w:t xml:space="preserve"> </w:t>
      </w:r>
      <w:r w:rsidRPr="00F30A7F">
        <w:rPr>
          <w:rFonts w:eastAsia="Times New Roman" w:cstheme="minorHAnsi"/>
          <w:lang w:val="en-US" w:eastAsia="nl-BE"/>
        </w:rPr>
        <w:t xml:space="preserve">The statistical </w:t>
      </w:r>
      <w:r w:rsidR="007C7CE5">
        <w:rPr>
          <w:rFonts w:eastAsia="Times New Roman" w:cstheme="minorHAnsi"/>
          <w:lang w:val="en-US" w:eastAsia="nl-BE"/>
        </w:rPr>
        <w:t xml:space="preserve">procedure </w:t>
      </w:r>
      <w:r w:rsidRPr="00F30A7F">
        <w:rPr>
          <w:rFonts w:eastAsia="Times New Roman" w:cstheme="minorHAnsi"/>
          <w:lang w:val="en-US" w:eastAsia="nl-BE"/>
        </w:rPr>
        <w:t xml:space="preserve">oﬀers </w:t>
      </w:r>
      <w:r w:rsidR="00647A72">
        <w:rPr>
          <w:rFonts w:eastAsia="Times New Roman" w:cstheme="minorHAnsi"/>
          <w:lang w:val="en-US" w:eastAsia="nl-BE"/>
        </w:rPr>
        <w:t>four</w:t>
      </w:r>
      <w:r w:rsidR="00053E57">
        <w:rPr>
          <w:rFonts w:eastAsia="Times New Roman" w:cstheme="minorHAnsi"/>
          <w:lang w:val="en-US" w:eastAsia="nl-BE"/>
        </w:rPr>
        <w:t xml:space="preserve"> </w:t>
      </w:r>
      <w:r w:rsidRPr="00F30A7F">
        <w:rPr>
          <w:rFonts w:eastAsia="Times New Roman" w:cstheme="minorHAnsi"/>
          <w:lang w:val="en-US" w:eastAsia="nl-BE"/>
        </w:rPr>
        <w:t>bene</w:t>
      </w:r>
      <w:r w:rsidR="00D10DEC">
        <w:rPr>
          <w:rFonts w:eastAsia="Times New Roman" w:cstheme="minorHAnsi"/>
          <w:lang w:val="en-US" w:eastAsia="nl-BE"/>
        </w:rPr>
        <w:t>fi</w:t>
      </w:r>
      <w:r w:rsidRPr="00F30A7F">
        <w:rPr>
          <w:rFonts w:eastAsia="Times New Roman" w:cstheme="minorHAnsi"/>
          <w:lang w:val="en-US" w:eastAsia="nl-BE"/>
        </w:rPr>
        <w:t xml:space="preserve">ts. </w:t>
      </w:r>
      <w:r w:rsidR="007C7CE5">
        <w:rPr>
          <w:rFonts w:eastAsia="Times New Roman" w:cstheme="minorHAnsi"/>
          <w:lang w:val="en-US" w:eastAsia="nl-BE"/>
        </w:rPr>
        <w:t>First</w:t>
      </w:r>
      <w:r w:rsidRPr="00F30A7F">
        <w:rPr>
          <w:rFonts w:eastAsia="Times New Roman" w:cstheme="minorHAnsi"/>
          <w:lang w:val="en-US" w:eastAsia="nl-BE"/>
        </w:rPr>
        <w:t>, it allow</w:t>
      </w:r>
      <w:r w:rsidR="00053E57">
        <w:rPr>
          <w:rFonts w:eastAsia="Times New Roman" w:cstheme="minorHAnsi"/>
          <w:lang w:val="en-US" w:eastAsia="nl-BE"/>
        </w:rPr>
        <w:t xml:space="preserve">s </w:t>
      </w:r>
      <w:r w:rsidRPr="00F30A7F">
        <w:rPr>
          <w:rFonts w:eastAsia="Times New Roman" w:cstheme="minorHAnsi"/>
          <w:lang w:val="en-US" w:eastAsia="nl-BE"/>
        </w:rPr>
        <w:t xml:space="preserve">to </w:t>
      </w:r>
      <w:r w:rsidR="00F321A5">
        <w:rPr>
          <w:rFonts w:eastAsia="Times New Roman" w:cstheme="minorHAnsi"/>
          <w:lang w:val="en-US" w:eastAsia="nl-BE"/>
        </w:rPr>
        <w:t xml:space="preserve">appropriately </w:t>
      </w:r>
      <w:r w:rsidR="007C7CE5">
        <w:rPr>
          <w:rFonts w:eastAsia="Times New Roman" w:cstheme="minorHAnsi"/>
          <w:lang w:val="en-US" w:eastAsia="nl-BE"/>
        </w:rPr>
        <w:t xml:space="preserve">model </w:t>
      </w:r>
      <w:r w:rsidR="00F321A5">
        <w:rPr>
          <w:rFonts w:eastAsia="Times New Roman" w:cstheme="minorHAnsi"/>
          <w:lang w:val="en-US" w:eastAsia="nl-BE"/>
        </w:rPr>
        <w:t xml:space="preserve">the </w:t>
      </w:r>
      <w:r w:rsidR="007C7CE5">
        <w:rPr>
          <w:rFonts w:eastAsia="Times New Roman" w:cstheme="minorHAnsi"/>
          <w:lang w:val="en-US" w:eastAsia="nl-BE"/>
        </w:rPr>
        <w:t xml:space="preserve">bounded </w:t>
      </w:r>
      <w:r w:rsidR="00F321A5">
        <w:rPr>
          <w:rFonts w:eastAsia="Times New Roman" w:cstheme="minorHAnsi"/>
          <w:lang w:val="en-US" w:eastAsia="nl-BE"/>
        </w:rPr>
        <w:t xml:space="preserve">entropy </w:t>
      </w:r>
      <w:r w:rsidR="007C7CE5">
        <w:rPr>
          <w:rFonts w:eastAsia="Times New Roman" w:cstheme="minorHAnsi"/>
          <w:lang w:val="en-US" w:eastAsia="nl-BE"/>
        </w:rPr>
        <w:t>data</w:t>
      </w:r>
      <w:r w:rsidRPr="00F30A7F">
        <w:rPr>
          <w:rFonts w:eastAsia="Times New Roman" w:cstheme="minorHAnsi"/>
          <w:lang w:val="en-US" w:eastAsia="nl-BE"/>
        </w:rPr>
        <w:t xml:space="preserve">. </w:t>
      </w:r>
      <w:r w:rsidR="007C7CE5">
        <w:rPr>
          <w:rFonts w:eastAsia="Times New Roman" w:cstheme="minorHAnsi"/>
          <w:lang w:val="en-US" w:eastAsia="nl-BE"/>
        </w:rPr>
        <w:t xml:space="preserve">Second, it </w:t>
      </w:r>
      <w:r w:rsidRPr="00F30A7F">
        <w:rPr>
          <w:rFonts w:eastAsia="Times New Roman" w:cstheme="minorHAnsi"/>
          <w:lang w:val="en-US" w:eastAsia="nl-BE"/>
        </w:rPr>
        <w:t>provides a way to</w:t>
      </w:r>
      <w:r>
        <w:rPr>
          <w:rFonts w:eastAsia="Times New Roman" w:cstheme="minorHAnsi"/>
          <w:lang w:val="en-US" w:eastAsia="nl-BE"/>
        </w:rPr>
        <w:t xml:space="preserve"> </w:t>
      </w:r>
      <w:r w:rsidRPr="00F30A7F">
        <w:rPr>
          <w:rFonts w:eastAsia="Times New Roman" w:cstheme="minorHAnsi"/>
          <w:lang w:val="en-US" w:eastAsia="nl-BE"/>
        </w:rPr>
        <w:t xml:space="preserve">‘construct’ </w:t>
      </w:r>
      <w:r w:rsidR="000F1EC6">
        <w:rPr>
          <w:rFonts w:eastAsia="Times New Roman" w:cstheme="minorHAnsi"/>
          <w:lang w:val="en-US" w:eastAsia="nl-BE"/>
        </w:rPr>
        <w:t xml:space="preserve">the speaker’s </w:t>
      </w:r>
      <w:r w:rsidR="00053E57">
        <w:rPr>
          <w:rFonts w:eastAsia="Times New Roman" w:cstheme="minorHAnsi"/>
          <w:lang w:val="en-US" w:eastAsia="nl-BE"/>
        </w:rPr>
        <w:t>latent</w:t>
      </w:r>
      <w:r w:rsidRPr="00F30A7F">
        <w:rPr>
          <w:rFonts w:eastAsia="Times New Roman" w:cstheme="minorHAnsi"/>
          <w:lang w:val="en-US" w:eastAsia="nl-BE"/>
        </w:rPr>
        <w:t xml:space="preserve"> </w:t>
      </w:r>
      <w:r w:rsidRPr="007C7CE5">
        <w:rPr>
          <w:rFonts w:eastAsia="Times New Roman" w:cstheme="minorHAnsi"/>
          <w:i/>
          <w:iCs/>
          <w:lang w:val="en-US" w:eastAsia="nl-BE"/>
        </w:rPr>
        <w:t>intelligibility</w:t>
      </w:r>
      <w:r w:rsidRPr="00F30A7F">
        <w:rPr>
          <w:rFonts w:eastAsia="Times New Roman" w:cstheme="minorHAnsi"/>
          <w:lang w:val="en-US" w:eastAsia="nl-BE"/>
        </w:rPr>
        <w:t xml:space="preserve"> scale</w:t>
      </w:r>
      <w:r w:rsidR="000F1EC6">
        <w:rPr>
          <w:rFonts w:eastAsia="Times New Roman" w:cstheme="minorHAnsi"/>
          <w:lang w:val="en-US" w:eastAsia="nl-BE"/>
        </w:rPr>
        <w:t xml:space="preserve">. Third, it </w:t>
      </w:r>
      <w:proofErr w:type="gramStart"/>
      <w:r w:rsidR="000F1EC6">
        <w:rPr>
          <w:rFonts w:eastAsia="Times New Roman" w:cstheme="minorHAnsi"/>
          <w:lang w:val="en-US" w:eastAsia="nl-BE"/>
        </w:rPr>
        <w:t>allow</w:t>
      </w:r>
      <w:proofErr w:type="gramEnd"/>
      <w:r w:rsidR="000F1EC6">
        <w:rPr>
          <w:rFonts w:eastAsia="Times New Roman" w:cstheme="minorHAnsi"/>
          <w:lang w:val="en-US" w:eastAsia="nl-BE"/>
        </w:rPr>
        <w:t xml:space="preserve"> us </w:t>
      </w:r>
      <w:r w:rsidR="00647A72">
        <w:rPr>
          <w:rFonts w:eastAsia="Times New Roman" w:cstheme="minorHAnsi"/>
          <w:lang w:val="en-US" w:eastAsia="nl-BE"/>
        </w:rPr>
        <w:t xml:space="preserve">to test our research hypothesis </w:t>
      </w:r>
      <w:r w:rsidR="00053E57">
        <w:rPr>
          <w:rFonts w:eastAsia="Times New Roman" w:cstheme="minorHAnsi"/>
          <w:lang w:val="en-US" w:eastAsia="nl-BE"/>
        </w:rPr>
        <w:t>at the appropriate level</w:t>
      </w:r>
      <w:r w:rsidRPr="00F30A7F">
        <w:rPr>
          <w:rFonts w:eastAsia="Times New Roman" w:cstheme="minorHAnsi"/>
          <w:lang w:val="en-US" w:eastAsia="nl-BE"/>
        </w:rPr>
        <w:t xml:space="preserve">. </w:t>
      </w:r>
      <w:r w:rsidR="008C04CB">
        <w:rPr>
          <w:rFonts w:eastAsia="Times New Roman" w:cstheme="minorHAnsi"/>
          <w:lang w:val="en-US" w:eastAsia="nl-BE"/>
        </w:rPr>
        <w:t xml:space="preserve">And </w:t>
      </w:r>
      <w:r w:rsidR="00647A72">
        <w:rPr>
          <w:rFonts w:eastAsia="Times New Roman" w:cstheme="minorHAnsi"/>
          <w:lang w:val="en-US" w:eastAsia="nl-BE"/>
        </w:rPr>
        <w:t>fourth</w:t>
      </w:r>
      <w:r w:rsidR="008C04CB">
        <w:rPr>
          <w:rFonts w:eastAsia="Times New Roman" w:cstheme="minorHAnsi"/>
          <w:lang w:val="en-US" w:eastAsia="nl-BE"/>
        </w:rPr>
        <w:t xml:space="preserve">, </w:t>
      </w:r>
      <w:r w:rsidR="000F1EC6">
        <w:rPr>
          <w:rFonts w:eastAsia="Times New Roman" w:cstheme="minorHAnsi"/>
          <w:lang w:val="en-US" w:eastAsia="nl-BE"/>
        </w:rPr>
        <w:t xml:space="preserve">as a result from </w:t>
      </w:r>
      <w:r w:rsidR="008C04CB">
        <w:rPr>
          <w:rFonts w:eastAsia="Times New Roman" w:cstheme="minorHAnsi"/>
          <w:lang w:val="en-US" w:eastAsia="nl-BE"/>
        </w:rPr>
        <w:t xml:space="preserve">the </w:t>
      </w:r>
      <w:r w:rsidR="00131D25">
        <w:rPr>
          <w:rFonts w:eastAsia="Times New Roman" w:cstheme="minorHAnsi"/>
          <w:lang w:val="en-US" w:eastAsia="nl-BE"/>
        </w:rPr>
        <w:t xml:space="preserve">first </w:t>
      </w:r>
      <w:r w:rsidR="008C04CB">
        <w:rPr>
          <w:rFonts w:eastAsia="Times New Roman" w:cstheme="minorHAnsi"/>
          <w:lang w:val="en-US" w:eastAsia="nl-BE"/>
        </w:rPr>
        <w:t>two</w:t>
      </w:r>
      <w:r w:rsidR="0075484F">
        <w:rPr>
          <w:rFonts w:eastAsia="Times New Roman" w:cstheme="minorHAnsi"/>
          <w:lang w:val="en-US" w:eastAsia="nl-BE"/>
        </w:rPr>
        <w:t>,</w:t>
      </w:r>
      <w:r w:rsidR="008C04CB">
        <w:rPr>
          <w:rFonts w:eastAsia="Times New Roman" w:cstheme="minorHAnsi"/>
          <w:lang w:val="en-US" w:eastAsia="nl-BE"/>
        </w:rPr>
        <w:t xml:space="preserve"> we </w:t>
      </w:r>
      <w:proofErr w:type="gramStart"/>
      <w:r w:rsidR="000F1EC6">
        <w:rPr>
          <w:rFonts w:eastAsia="Times New Roman" w:cstheme="minorHAnsi"/>
          <w:lang w:val="en-US" w:eastAsia="nl-BE"/>
        </w:rPr>
        <w:t xml:space="preserve">successfully </w:t>
      </w:r>
      <w:r w:rsidR="008C04CB">
        <w:rPr>
          <w:rFonts w:eastAsia="Times New Roman" w:cstheme="minorHAnsi"/>
          <w:lang w:val="en-US" w:eastAsia="nl-BE"/>
        </w:rPr>
        <w:t>avoid</w:t>
      </w:r>
      <w:proofErr w:type="gramEnd"/>
      <w:r w:rsidR="008C04CB">
        <w:rPr>
          <w:rFonts w:eastAsia="Times New Roman" w:cstheme="minorHAnsi"/>
          <w:lang w:val="en-US" w:eastAsia="nl-BE"/>
        </w:rPr>
        <w:t xml:space="preserve"> producing </w:t>
      </w:r>
      <w:r w:rsidR="007C7CE5" w:rsidRPr="002F3EA0">
        <w:rPr>
          <w:rFonts w:eastAsia="Times New Roman" w:cstheme="minorHAnsi"/>
          <w:lang w:val="en-US" w:eastAsia="nl-BE"/>
        </w:rPr>
        <w:t>false conﬁdence in the parameter estimates</w:t>
      </w:r>
      <w:r w:rsidR="007C7CE5">
        <w:rPr>
          <w:rFonts w:eastAsia="Times New Roman" w:cstheme="minorHAnsi"/>
          <w:lang w:val="en-US" w:eastAsia="nl-BE"/>
        </w:rPr>
        <w:t xml:space="preserve">, </w:t>
      </w:r>
      <w:r w:rsidR="008C04CB">
        <w:rPr>
          <w:rFonts w:eastAsia="Times New Roman" w:cstheme="minorHAnsi"/>
          <w:lang w:val="en-US" w:eastAsia="nl-BE"/>
        </w:rPr>
        <w:t xml:space="preserve">which </w:t>
      </w:r>
      <w:r w:rsidR="000F1EC6">
        <w:rPr>
          <w:rFonts w:eastAsia="Times New Roman" w:cstheme="minorHAnsi"/>
          <w:lang w:val="en-US" w:eastAsia="nl-BE"/>
        </w:rPr>
        <w:t xml:space="preserve">help us to produce </w:t>
      </w:r>
      <w:r w:rsidR="007C7CE5">
        <w:rPr>
          <w:rFonts w:eastAsia="Times New Roman" w:cstheme="minorHAnsi"/>
          <w:lang w:val="en-US" w:eastAsia="nl-BE"/>
        </w:rPr>
        <w:t xml:space="preserve">correct </w:t>
      </w:r>
      <w:r w:rsidR="000F1EC6">
        <w:rPr>
          <w:rFonts w:eastAsia="Times New Roman" w:cstheme="minorHAnsi"/>
          <w:lang w:val="en-US" w:eastAsia="nl-BE"/>
        </w:rPr>
        <w:t xml:space="preserve">statistical </w:t>
      </w:r>
      <w:r w:rsidR="007C7CE5">
        <w:rPr>
          <w:rFonts w:eastAsia="Times New Roman" w:cstheme="minorHAnsi"/>
          <w:lang w:val="en-US" w:eastAsia="nl-BE"/>
        </w:rPr>
        <w:t xml:space="preserve">inferences </w:t>
      </w:r>
      <w:r w:rsidR="007C7CE5" w:rsidRPr="002F3EA0">
        <w:rPr>
          <w:rFonts w:eastAsia="Times New Roman" w:cstheme="minorHAnsi"/>
          <w:lang w:val="en-US" w:eastAsia="nl-BE"/>
        </w:rPr>
        <w:t>[</w:t>
      </w:r>
      <w:r w:rsidR="007C7CE5">
        <w:rPr>
          <w:rFonts w:eastAsia="Times New Roman" w:cstheme="minorHAnsi"/>
          <w:lang w:val="en-US" w:eastAsia="nl-BE"/>
        </w:rPr>
        <w:t>1</w:t>
      </w:r>
      <w:r w:rsidR="00B00A0D">
        <w:rPr>
          <w:rFonts w:eastAsia="Times New Roman" w:cstheme="minorHAnsi"/>
          <w:lang w:val="en-US" w:eastAsia="nl-BE"/>
        </w:rPr>
        <w:t>1</w:t>
      </w:r>
      <w:r w:rsidR="007C7CE5" w:rsidRPr="002F3EA0">
        <w:rPr>
          <w:rFonts w:eastAsia="Times New Roman" w:cstheme="minorHAnsi"/>
          <w:lang w:val="en-US" w:eastAsia="nl-BE"/>
        </w:rPr>
        <w:t>]</w:t>
      </w:r>
      <w:r w:rsidR="007C7CE5">
        <w:rPr>
          <w:rFonts w:eastAsia="Times New Roman" w:cstheme="minorHAnsi"/>
          <w:lang w:val="en-US" w:eastAsia="nl-BE"/>
        </w:rPr>
        <w:t>.</w:t>
      </w:r>
    </w:p>
    <w:p w14:paraId="7FB08198" w14:textId="34CBC86B" w:rsidR="00E77C12" w:rsidRDefault="00E77C12" w:rsidP="008C04CB">
      <w:pPr>
        <w:spacing w:before="100" w:beforeAutospacing="1" w:after="100" w:afterAutospacing="1" w:line="240" w:lineRule="auto"/>
        <w:jc w:val="both"/>
        <w:rPr>
          <w:ins w:id="32" w:author="Sven De Maeyer" w:date="2022-11-09T13:32:00Z"/>
          <w:rFonts w:eastAsia="Times New Roman" w:cstheme="minorHAnsi"/>
          <w:lang w:val="en-US" w:eastAsia="nl-BE"/>
        </w:rPr>
      </w:pPr>
      <w:ins w:id="33" w:author="Sven De Maeyer" w:date="2022-11-09T13:28:00Z">
        <w:r>
          <w:rPr>
            <w:rFonts w:eastAsia="Times New Roman" w:cstheme="minorHAnsi"/>
            <w:lang w:val="en-US" w:eastAsia="nl-BE"/>
          </w:rPr>
          <w:t>XXX Here is the place where you could highlight how this study will look like. For instan</w:t>
        </w:r>
      </w:ins>
      <w:ins w:id="34" w:author="Sven De Maeyer" w:date="2022-11-09T13:29:00Z">
        <w:r>
          <w:rPr>
            <w:rFonts w:eastAsia="Times New Roman" w:cstheme="minorHAnsi"/>
            <w:lang w:val="en-US" w:eastAsia="nl-BE"/>
          </w:rPr>
          <w:t>ce, we will do this by revisiting the data of a recently published paper and step by step argue how this data could be approached</w:t>
        </w:r>
      </w:ins>
      <w:ins w:id="35" w:author="Sven De Maeyer" w:date="2022-11-09T13:30:00Z">
        <w:r>
          <w:rPr>
            <w:rFonts w:eastAsia="Times New Roman" w:cstheme="minorHAnsi"/>
            <w:lang w:val="en-US" w:eastAsia="nl-BE"/>
          </w:rPr>
          <w:t xml:space="preserve"> with this model. We will demonstrate how the model is applied and the type of insights and conclusions that can come from</w:t>
        </w:r>
      </w:ins>
      <w:ins w:id="36" w:author="Sven De Maeyer" w:date="2022-11-09T13:31:00Z">
        <w:r>
          <w:rPr>
            <w:rFonts w:eastAsia="Times New Roman" w:cstheme="minorHAnsi"/>
            <w:lang w:val="en-US" w:eastAsia="nl-BE"/>
          </w:rPr>
          <w:t xml:space="preserve"> applying this model to answer the question on impact of hearing status and hearing age on the intelligibility of … </w:t>
        </w:r>
      </w:ins>
    </w:p>
    <w:p w14:paraId="08D492F5" w14:textId="2DFD9AA9" w:rsidR="00E77C12" w:rsidRDefault="00E77C12" w:rsidP="008C04CB">
      <w:pPr>
        <w:spacing w:before="100" w:beforeAutospacing="1" w:after="100" w:afterAutospacing="1" w:line="240" w:lineRule="auto"/>
        <w:jc w:val="both"/>
        <w:rPr>
          <w:ins w:id="37" w:author="Sven De Maeyer" w:date="2022-11-09T13:32:00Z"/>
          <w:rFonts w:eastAsia="Times New Roman" w:cstheme="minorHAnsi"/>
          <w:lang w:val="en-US" w:eastAsia="nl-BE"/>
        </w:rPr>
      </w:pPr>
      <w:ins w:id="38" w:author="Sven De Maeyer" w:date="2022-11-09T13:32:00Z">
        <w:r>
          <w:rPr>
            <w:rFonts w:eastAsia="Times New Roman" w:cstheme="minorHAnsi"/>
            <w:lang w:val="en-US" w:eastAsia="nl-BE"/>
          </w:rPr>
          <w:t xml:space="preserve">### </w:t>
        </w:r>
      </w:ins>
    </w:p>
    <w:p w14:paraId="75230575" w14:textId="375D57C3" w:rsidR="00E77C12" w:rsidRPr="00041D10" w:rsidRDefault="00E77C12" w:rsidP="008C04CB">
      <w:pPr>
        <w:spacing w:before="100" w:beforeAutospacing="1" w:after="100" w:afterAutospacing="1" w:line="240" w:lineRule="auto"/>
        <w:jc w:val="both"/>
        <w:rPr>
          <w:rFonts w:eastAsia="Times New Roman" w:cstheme="minorHAnsi"/>
          <w:lang w:val="en-US" w:eastAsia="nl-BE"/>
        </w:rPr>
      </w:pPr>
      <w:ins w:id="39" w:author="Sven De Maeyer" w:date="2022-11-09T13:32:00Z">
        <w:r>
          <w:rPr>
            <w:rFonts w:eastAsia="Times New Roman" w:cstheme="minorHAnsi"/>
            <w:lang w:val="en-US" w:eastAsia="nl-BE"/>
          </w:rPr>
          <w:t>From her</w:t>
        </w:r>
      </w:ins>
      <w:ins w:id="40" w:author="Sven De Maeyer" w:date="2022-11-09T13:33:00Z">
        <w:r>
          <w:rPr>
            <w:rFonts w:eastAsia="Times New Roman" w:cstheme="minorHAnsi"/>
            <w:lang w:val="en-US" w:eastAsia="nl-BE"/>
          </w:rPr>
          <w:t xml:space="preserve">e you are writing indeed a short summary of the findings, something different from what would come into an introduction </w:t>
        </w:r>
        <w:r w:rsidRPr="00E77C12">
          <w:rPr>
            <mc:AlternateContent>
              <mc:Choice Requires="w16se">
                <w:rFonts w:eastAsia="Times New Roman" w:cstheme="minorHAnsi"/>
              </mc:Choice>
              <mc:Fallback>
                <w:rFonts w:ascii="Apple Color Emoji" w:eastAsia="Apple Color Emoji" w:hAnsi="Apple Color Emoji" w:cs="Apple Color Emoji"/>
              </mc:Fallback>
            </mc:AlternateContent>
            <w:lang w:val="en-US" w:eastAsia="nl-BE"/>
          </w:rPr>
          <mc:AlternateContent>
            <mc:Choice Requires="w16se">
              <w16se:symEx w16se:font="Apple Color Emoji" w16se:char="1F609"/>
            </mc:Choice>
            <mc:Fallback>
              <w:t>😉</w:t>
            </mc:Fallback>
          </mc:AlternateContent>
        </w:r>
      </w:ins>
    </w:p>
    <w:p w14:paraId="38F03F10" w14:textId="16D17EF2" w:rsidR="00F321A5" w:rsidRDefault="005047E7" w:rsidP="00F321A5">
      <w:pPr>
        <w:spacing w:before="100" w:beforeAutospacing="1" w:after="100" w:afterAutospacing="1" w:line="240" w:lineRule="auto"/>
        <w:jc w:val="both"/>
        <w:rPr>
          <w:rFonts w:eastAsia="Times New Roman" w:cstheme="minorHAnsi"/>
          <w:lang w:val="en-US" w:eastAsia="nl-BE"/>
        </w:rPr>
      </w:pPr>
      <w:r>
        <w:rPr>
          <w:rFonts w:eastAsia="Times New Roman" w:cstheme="minorHAnsi"/>
          <w:lang w:val="en-US" w:eastAsia="nl-BE"/>
        </w:rPr>
        <w:t>W</w:t>
      </w:r>
      <w:r w:rsidR="00F321A5" w:rsidRPr="00F321A5">
        <w:rPr>
          <w:rFonts w:eastAsia="Times New Roman" w:cstheme="minorHAnsi"/>
          <w:lang w:val="en-US" w:eastAsia="nl-BE"/>
        </w:rPr>
        <w:t xml:space="preserve">e ﬁnd the proposed method </w:t>
      </w:r>
      <w:proofErr w:type="gramStart"/>
      <w:r w:rsidR="00F321A5" w:rsidRPr="00F321A5">
        <w:rPr>
          <w:rFonts w:eastAsia="Times New Roman" w:cstheme="minorHAnsi"/>
          <w:lang w:val="en-US" w:eastAsia="nl-BE"/>
        </w:rPr>
        <w:t>bring</w:t>
      </w:r>
      <w:proofErr w:type="gramEnd"/>
      <w:r w:rsidR="00F321A5" w:rsidRPr="00F321A5">
        <w:rPr>
          <w:rFonts w:eastAsia="Times New Roman" w:cstheme="minorHAnsi"/>
          <w:lang w:val="en-US" w:eastAsia="nl-BE"/>
        </w:rPr>
        <w:t xml:space="preserve"> new insights about the use of </w:t>
      </w:r>
      <w:r w:rsidR="00647A72">
        <w:rPr>
          <w:rFonts w:eastAsia="Times New Roman" w:cstheme="minorHAnsi"/>
          <w:lang w:val="en-US" w:eastAsia="nl-BE"/>
        </w:rPr>
        <w:t>replicated</w:t>
      </w:r>
      <w:r w:rsidR="00F321A5" w:rsidRPr="00F321A5">
        <w:rPr>
          <w:rFonts w:eastAsia="Times New Roman" w:cstheme="minorHAnsi"/>
          <w:lang w:val="en-US" w:eastAsia="nl-BE"/>
        </w:rPr>
        <w:t xml:space="preserve"> entropy scores to</w:t>
      </w:r>
      <w:r>
        <w:rPr>
          <w:rFonts w:eastAsia="Times New Roman" w:cstheme="minorHAnsi"/>
          <w:lang w:val="en-US" w:eastAsia="nl-BE"/>
        </w:rPr>
        <w:t xml:space="preserve"> </w:t>
      </w:r>
      <w:r w:rsidR="00F321A5" w:rsidRPr="00F321A5">
        <w:rPr>
          <w:rFonts w:eastAsia="Times New Roman" w:cstheme="minorHAnsi"/>
          <w:lang w:val="en-US" w:eastAsia="nl-BE"/>
        </w:rPr>
        <w:t xml:space="preserve">measure </w:t>
      </w:r>
      <w:r w:rsidR="00F321A5" w:rsidRPr="005047E7">
        <w:rPr>
          <w:rFonts w:eastAsia="Times New Roman" w:cstheme="minorHAnsi"/>
          <w:i/>
          <w:iCs/>
          <w:lang w:val="en-US" w:eastAsia="nl-BE"/>
        </w:rPr>
        <w:t>intelligibility</w:t>
      </w:r>
      <w:r w:rsidR="00F321A5" w:rsidRPr="00F321A5">
        <w:rPr>
          <w:rFonts w:eastAsia="Times New Roman" w:cstheme="minorHAnsi"/>
          <w:lang w:val="en-US" w:eastAsia="nl-BE"/>
        </w:rPr>
        <w:t xml:space="preserve">, </w:t>
      </w:r>
      <w:r w:rsidR="00B75ED8">
        <w:rPr>
          <w:rFonts w:eastAsia="Times New Roman" w:cstheme="minorHAnsi"/>
          <w:lang w:val="en-US" w:eastAsia="nl-BE"/>
        </w:rPr>
        <w:t xml:space="preserve">and </w:t>
      </w:r>
      <w:r w:rsidR="00F321A5" w:rsidRPr="00F321A5">
        <w:rPr>
          <w:rFonts w:eastAsia="Times New Roman" w:cstheme="minorHAnsi"/>
          <w:lang w:val="en-US" w:eastAsia="nl-BE"/>
        </w:rPr>
        <w:t xml:space="preserve">on how </w:t>
      </w:r>
      <w:r w:rsidR="00B75ED8">
        <w:rPr>
          <w:rFonts w:eastAsia="Times New Roman" w:cstheme="minorHAnsi"/>
          <w:lang w:val="en-US" w:eastAsia="nl-BE"/>
        </w:rPr>
        <w:t xml:space="preserve">some </w:t>
      </w:r>
      <w:r w:rsidR="00F321A5" w:rsidRPr="00F321A5">
        <w:rPr>
          <w:rFonts w:eastAsia="Times New Roman" w:cstheme="minorHAnsi"/>
          <w:lang w:val="en-US" w:eastAsia="nl-BE"/>
        </w:rPr>
        <w:t>factors a</w:t>
      </w:r>
      <w:r>
        <w:rPr>
          <w:rFonts w:eastAsia="Times New Roman" w:cstheme="minorHAnsi"/>
          <w:lang w:val="en-US" w:eastAsia="nl-BE"/>
        </w:rPr>
        <w:t>ff</w:t>
      </w:r>
      <w:r w:rsidR="00F321A5" w:rsidRPr="00F321A5">
        <w:rPr>
          <w:rFonts w:eastAsia="Times New Roman" w:cstheme="minorHAnsi"/>
          <w:lang w:val="en-US" w:eastAsia="nl-BE"/>
        </w:rPr>
        <w:t>ect the (under)development</w:t>
      </w:r>
      <w:r>
        <w:rPr>
          <w:rFonts w:eastAsia="Times New Roman" w:cstheme="minorHAnsi"/>
          <w:lang w:val="en-US" w:eastAsia="nl-BE"/>
        </w:rPr>
        <w:t xml:space="preserve"> </w:t>
      </w:r>
      <w:r w:rsidR="00F321A5" w:rsidRPr="00F321A5">
        <w:rPr>
          <w:rFonts w:eastAsia="Times New Roman" w:cstheme="minorHAnsi"/>
          <w:lang w:val="en-US" w:eastAsia="nl-BE"/>
        </w:rPr>
        <w:t xml:space="preserve">of children’s </w:t>
      </w:r>
      <w:r w:rsidR="00F321A5" w:rsidRPr="005047E7">
        <w:rPr>
          <w:rFonts w:eastAsia="Times New Roman" w:cstheme="minorHAnsi"/>
          <w:i/>
          <w:iCs/>
          <w:lang w:val="en-US" w:eastAsia="nl-BE"/>
        </w:rPr>
        <w:t>intelligibility</w:t>
      </w:r>
      <w:r w:rsidR="00F321A5" w:rsidRPr="00F321A5">
        <w:rPr>
          <w:rFonts w:eastAsia="Times New Roman" w:cstheme="minorHAnsi"/>
          <w:lang w:val="en-US" w:eastAsia="nl-BE"/>
        </w:rPr>
        <w:t>.</w:t>
      </w:r>
    </w:p>
    <w:p w14:paraId="7E7AC1FB" w14:textId="4649F8C1" w:rsidR="00561628" w:rsidRDefault="005047E7" w:rsidP="00F321A5">
      <w:pPr>
        <w:spacing w:before="100" w:beforeAutospacing="1" w:after="100" w:afterAutospacing="1" w:line="240" w:lineRule="auto"/>
        <w:jc w:val="both"/>
        <w:rPr>
          <w:rFonts w:eastAsia="Times New Roman" w:cstheme="minorHAnsi"/>
          <w:lang w:val="en-US" w:eastAsia="nl-BE"/>
        </w:rPr>
      </w:pPr>
      <w:bookmarkStart w:id="41" w:name="_Hlk118368211"/>
      <w:r>
        <w:rPr>
          <w:rFonts w:eastAsia="Times New Roman" w:cstheme="minorHAnsi"/>
          <w:lang w:val="en-US" w:eastAsia="nl-BE"/>
        </w:rPr>
        <w:t xml:space="preserve">On the one hand the method </w:t>
      </w:r>
      <w:proofErr w:type="gramStart"/>
      <w:r w:rsidR="00561628">
        <w:rPr>
          <w:rFonts w:eastAsia="Times New Roman" w:cstheme="minorHAnsi"/>
          <w:lang w:val="en-US" w:eastAsia="nl-BE"/>
        </w:rPr>
        <w:t>reveal</w:t>
      </w:r>
      <w:proofErr w:type="gramEnd"/>
      <w:r w:rsidR="00561628">
        <w:rPr>
          <w:rFonts w:eastAsia="Times New Roman" w:cstheme="minorHAnsi"/>
          <w:lang w:val="en-US" w:eastAsia="nl-BE"/>
        </w:rPr>
        <w:t xml:space="preserve"> </w:t>
      </w:r>
      <w:r>
        <w:rPr>
          <w:rFonts w:eastAsia="Times New Roman" w:cstheme="minorHAnsi"/>
          <w:lang w:val="en-US" w:eastAsia="nl-BE"/>
        </w:rPr>
        <w:t>that</w:t>
      </w:r>
      <w:r w:rsidR="007B145C">
        <w:rPr>
          <w:rFonts w:eastAsia="Times New Roman" w:cstheme="minorHAnsi"/>
          <w:lang w:val="en-US" w:eastAsia="nl-BE"/>
        </w:rPr>
        <w:t>,</w:t>
      </w:r>
      <w:r>
        <w:rPr>
          <w:rFonts w:eastAsia="Times New Roman" w:cstheme="minorHAnsi"/>
          <w:lang w:val="en-US" w:eastAsia="nl-BE"/>
        </w:rPr>
        <w:t xml:space="preserve"> </w:t>
      </w:r>
      <w:bookmarkEnd w:id="41"/>
      <w:r w:rsidR="007B145C">
        <w:rPr>
          <w:rFonts w:eastAsia="Times New Roman" w:cstheme="minorHAnsi"/>
          <w:lang w:val="en-US" w:eastAsia="nl-BE"/>
        </w:rPr>
        <w:t xml:space="preserve">not integrating </w:t>
      </w:r>
      <w:r w:rsidR="00561628">
        <w:rPr>
          <w:rFonts w:eastAsia="Times New Roman" w:cstheme="minorHAnsi"/>
          <w:lang w:val="en-US" w:eastAsia="nl-BE"/>
        </w:rPr>
        <w:t>the bounded nature</w:t>
      </w:r>
      <w:r w:rsidR="007B145C">
        <w:rPr>
          <w:rFonts w:eastAsia="Times New Roman" w:cstheme="minorHAnsi"/>
          <w:lang w:val="en-US" w:eastAsia="nl-BE"/>
        </w:rPr>
        <w:t xml:space="preserve"> of the data in the modeling procedure</w:t>
      </w:r>
      <w:r w:rsidR="00561628">
        <w:rPr>
          <w:rFonts w:eastAsia="Times New Roman" w:cstheme="minorHAnsi"/>
          <w:lang w:val="en-US" w:eastAsia="nl-BE"/>
        </w:rPr>
        <w:t xml:space="preserve"> could lead </w:t>
      </w:r>
      <w:r w:rsidR="007B145C">
        <w:rPr>
          <w:rFonts w:eastAsia="Times New Roman" w:cstheme="minorHAnsi"/>
          <w:lang w:val="en-US" w:eastAsia="nl-BE"/>
        </w:rPr>
        <w:t>us to wrongful statistical conclusions</w:t>
      </w:r>
      <w:r w:rsidR="0032578A">
        <w:rPr>
          <w:rFonts w:eastAsia="Times New Roman" w:cstheme="minorHAnsi"/>
          <w:lang w:val="en-US" w:eastAsia="nl-BE"/>
        </w:rPr>
        <w:t xml:space="preserve"> (see Figure 2)</w:t>
      </w:r>
      <w:r w:rsidR="00A90685">
        <w:rPr>
          <w:rFonts w:eastAsia="Times New Roman" w:cstheme="minorHAnsi"/>
          <w:lang w:val="en-US" w:eastAsia="nl-BE"/>
        </w:rPr>
        <w:t>. More precisely, it could lead us to an overestimation of the parameter estimates</w:t>
      </w:r>
      <w:r w:rsidR="0058087F">
        <w:rPr>
          <w:rFonts w:eastAsia="Times New Roman" w:cstheme="minorHAnsi"/>
          <w:lang w:val="en-US" w:eastAsia="nl-BE"/>
        </w:rPr>
        <w:t>’</w:t>
      </w:r>
      <w:r w:rsidR="00A90685">
        <w:rPr>
          <w:rFonts w:eastAsia="Times New Roman" w:cstheme="minorHAnsi"/>
          <w:lang w:val="en-US" w:eastAsia="nl-BE"/>
        </w:rPr>
        <w:t xml:space="preserve"> precision.</w:t>
      </w:r>
    </w:p>
    <w:p w14:paraId="7C2045BC" w14:textId="57C65FA1" w:rsidR="00D81FEA" w:rsidRDefault="005047E7" w:rsidP="005047E7">
      <w:pPr>
        <w:spacing w:before="100" w:beforeAutospacing="1" w:after="100" w:afterAutospacing="1" w:line="240" w:lineRule="auto"/>
        <w:jc w:val="both"/>
        <w:rPr>
          <w:rFonts w:eastAsia="Times New Roman" w:cstheme="minorHAnsi"/>
          <w:lang w:val="en-US" w:eastAsia="nl-BE"/>
        </w:rPr>
      </w:pPr>
      <w:r>
        <w:rPr>
          <w:rFonts w:eastAsia="Times New Roman" w:cstheme="minorHAnsi"/>
          <w:lang w:val="en-US" w:eastAsia="nl-BE"/>
        </w:rPr>
        <w:t>Lastly, our hypothesis test</w:t>
      </w:r>
      <w:r w:rsidR="00D5246E">
        <w:rPr>
          <w:rFonts w:eastAsia="Times New Roman" w:cstheme="minorHAnsi"/>
          <w:lang w:val="en-US" w:eastAsia="nl-BE"/>
        </w:rPr>
        <w:t>s</w:t>
      </w:r>
      <w:r>
        <w:rPr>
          <w:rFonts w:eastAsia="Times New Roman" w:cstheme="minorHAnsi"/>
          <w:lang w:val="en-US" w:eastAsia="nl-BE"/>
        </w:rPr>
        <w:t xml:space="preserve"> reveal that</w:t>
      </w:r>
      <w:r w:rsidR="00D5246E">
        <w:rPr>
          <w:rFonts w:eastAsia="Times New Roman" w:cstheme="minorHAnsi"/>
          <w:lang w:val="en-US" w:eastAsia="nl-BE"/>
        </w:rPr>
        <w:t xml:space="preserve"> </w:t>
      </w:r>
      <w:r>
        <w:rPr>
          <w:rFonts w:eastAsia="Times New Roman" w:cstheme="minorHAnsi"/>
          <w:lang w:val="en-US" w:eastAsia="nl-BE"/>
        </w:rPr>
        <w:t xml:space="preserve">hearing impaired children with cochlear implants </w:t>
      </w:r>
      <w:r w:rsidR="00FA745F">
        <w:rPr>
          <w:rFonts w:eastAsia="Times New Roman" w:cstheme="minorHAnsi"/>
          <w:lang w:val="en-US" w:eastAsia="nl-BE"/>
        </w:rPr>
        <w:t xml:space="preserve">(HI/CI) </w:t>
      </w:r>
      <w:r w:rsidR="00D5246E">
        <w:rPr>
          <w:rFonts w:eastAsia="Times New Roman" w:cstheme="minorHAnsi"/>
          <w:lang w:val="en-US" w:eastAsia="nl-BE"/>
        </w:rPr>
        <w:t>and</w:t>
      </w:r>
      <w:r>
        <w:rPr>
          <w:rFonts w:eastAsia="Times New Roman" w:cstheme="minorHAnsi"/>
          <w:lang w:val="en-US" w:eastAsia="nl-BE"/>
        </w:rPr>
        <w:t xml:space="preserve"> genetic etiology have similar levels of </w:t>
      </w:r>
      <w:r w:rsidRPr="00D5246E">
        <w:rPr>
          <w:rFonts w:eastAsia="Times New Roman" w:cstheme="minorHAnsi"/>
          <w:i/>
          <w:iCs/>
          <w:lang w:val="en-US" w:eastAsia="nl-BE"/>
        </w:rPr>
        <w:t>intelligibility</w:t>
      </w:r>
      <w:r>
        <w:rPr>
          <w:rFonts w:eastAsia="Times New Roman" w:cstheme="minorHAnsi"/>
          <w:lang w:val="en-US" w:eastAsia="nl-BE"/>
        </w:rPr>
        <w:t xml:space="preserve"> as normal hearing kids</w:t>
      </w:r>
      <w:r w:rsidR="00FA745F">
        <w:rPr>
          <w:rFonts w:eastAsia="Times New Roman" w:cstheme="minorHAnsi"/>
          <w:lang w:val="en-US" w:eastAsia="nl-BE"/>
        </w:rPr>
        <w:t xml:space="preserve"> (NH)</w:t>
      </w:r>
      <w:r w:rsidR="00D5246E">
        <w:rPr>
          <w:rFonts w:eastAsia="Times New Roman" w:cstheme="minorHAnsi"/>
          <w:lang w:val="en-US" w:eastAsia="nl-BE"/>
        </w:rPr>
        <w:t>, when both groups have a ‘hearing age</w:t>
      </w:r>
      <w:r w:rsidR="00E43B34">
        <w:rPr>
          <w:rFonts w:eastAsia="Times New Roman" w:cstheme="minorHAnsi"/>
          <w:lang w:val="en-US" w:eastAsia="nl-BE"/>
        </w:rPr>
        <w:t>s</w:t>
      </w:r>
      <w:r w:rsidR="00D5246E">
        <w:rPr>
          <w:rFonts w:eastAsia="Times New Roman" w:cstheme="minorHAnsi"/>
          <w:lang w:val="en-US" w:eastAsia="nl-BE"/>
        </w:rPr>
        <w:t xml:space="preserve">’ of five. However, the same cannot be said for children with other etiologies, like CMV infection or other causes, as they start a significantly lower level of </w:t>
      </w:r>
      <w:r w:rsidR="00D5246E" w:rsidRPr="00D5246E">
        <w:rPr>
          <w:rFonts w:eastAsia="Times New Roman" w:cstheme="minorHAnsi"/>
          <w:i/>
          <w:iCs/>
          <w:lang w:val="en-US" w:eastAsia="nl-BE"/>
        </w:rPr>
        <w:t>intelligibility</w:t>
      </w:r>
      <w:r w:rsidR="00064AA7">
        <w:rPr>
          <w:rFonts w:eastAsia="Times New Roman" w:cstheme="minorHAnsi"/>
          <w:lang w:val="en-US" w:eastAsia="nl-BE"/>
        </w:rPr>
        <w:t xml:space="preserve"> at same ‘ages’</w:t>
      </w:r>
      <w:r w:rsidR="00EE24A4">
        <w:rPr>
          <w:rFonts w:eastAsia="Times New Roman" w:cstheme="minorHAnsi"/>
          <w:i/>
          <w:iCs/>
          <w:lang w:val="en-US" w:eastAsia="nl-BE"/>
        </w:rPr>
        <w:t xml:space="preserve"> </w:t>
      </w:r>
      <w:r w:rsidR="00EE24A4">
        <w:rPr>
          <w:rFonts w:eastAsia="Times New Roman" w:cstheme="minorHAnsi"/>
          <w:lang w:val="en-US" w:eastAsia="nl-BE"/>
        </w:rPr>
        <w:t>(see Table 2)</w:t>
      </w:r>
      <w:r w:rsidR="00D5246E">
        <w:rPr>
          <w:rFonts w:eastAsia="Times New Roman" w:cstheme="minorHAnsi"/>
          <w:lang w:val="en-US" w:eastAsia="nl-BE"/>
        </w:rPr>
        <w:t>.</w:t>
      </w:r>
      <w:r w:rsidR="00FA745F">
        <w:rPr>
          <w:rFonts w:eastAsia="Times New Roman" w:cstheme="minorHAnsi"/>
          <w:lang w:val="en-US" w:eastAsia="nl-BE"/>
        </w:rPr>
        <w:t xml:space="preserve"> Moreover, our tests found enough evidence to assert that NH children develop their </w:t>
      </w:r>
      <w:r w:rsidR="00FA745F" w:rsidRPr="00FA745F">
        <w:rPr>
          <w:rFonts w:eastAsia="Times New Roman" w:cstheme="minorHAnsi"/>
          <w:i/>
          <w:iCs/>
          <w:lang w:val="en-US" w:eastAsia="nl-BE"/>
        </w:rPr>
        <w:t>intelligibility</w:t>
      </w:r>
      <w:r w:rsidR="00FA745F">
        <w:rPr>
          <w:rFonts w:eastAsia="Times New Roman" w:cstheme="minorHAnsi"/>
          <w:lang w:val="en-US" w:eastAsia="nl-BE"/>
        </w:rPr>
        <w:t xml:space="preserve"> </w:t>
      </w:r>
      <w:r w:rsidR="008B7472">
        <w:rPr>
          <w:rFonts w:eastAsia="Times New Roman" w:cstheme="minorHAnsi"/>
          <w:lang w:val="en-US" w:eastAsia="nl-BE"/>
        </w:rPr>
        <w:t xml:space="preserve">with each ‘hearing year’ </w:t>
      </w:r>
      <w:r w:rsidR="00FA745F">
        <w:rPr>
          <w:rFonts w:eastAsia="Times New Roman" w:cstheme="minorHAnsi"/>
          <w:lang w:val="en-US" w:eastAsia="nl-BE"/>
        </w:rPr>
        <w:t>at a higher rate than HI/CI kids. This offer evidence contrary to what was previously found [2].</w:t>
      </w:r>
    </w:p>
    <w:p w14:paraId="20A308BB" w14:textId="5E6FA7C3" w:rsidR="0062307F" w:rsidRDefault="00FA745F" w:rsidP="00975E88">
      <w:pPr>
        <w:spacing w:before="100" w:beforeAutospacing="1" w:after="100" w:afterAutospacing="1" w:line="240" w:lineRule="auto"/>
        <w:jc w:val="both"/>
        <w:rPr>
          <w:rFonts w:eastAsia="Times New Roman" w:cstheme="minorHAnsi"/>
          <w:lang w:val="en-US" w:eastAsia="nl-BE"/>
        </w:rPr>
      </w:pPr>
      <w:r>
        <w:rPr>
          <w:rFonts w:eastAsia="Times New Roman" w:cstheme="minorHAnsi"/>
          <w:lang w:val="en-US" w:eastAsia="nl-BE"/>
        </w:rPr>
        <w:t xml:space="preserve">Finally, we observe our results support the hypothesis that </w:t>
      </w:r>
      <w:r w:rsidRPr="00FA745F">
        <w:rPr>
          <w:rFonts w:eastAsia="Times New Roman" w:cstheme="minorHAnsi"/>
          <w:lang w:val="en-US" w:eastAsia="nl-BE"/>
        </w:rPr>
        <w:t>HI/CI children</w:t>
      </w:r>
      <w:r>
        <w:rPr>
          <w:rFonts w:eastAsia="Times New Roman" w:cstheme="minorHAnsi"/>
          <w:lang w:val="en-US" w:eastAsia="nl-BE"/>
        </w:rPr>
        <w:t xml:space="preserve"> </w:t>
      </w:r>
      <w:r w:rsidRPr="00FA745F">
        <w:rPr>
          <w:rFonts w:eastAsia="Times New Roman" w:cstheme="minorHAnsi"/>
          <w:lang w:val="en-US" w:eastAsia="nl-BE"/>
        </w:rPr>
        <w:t xml:space="preserve">with severe hearing loss, as accounted by </w:t>
      </w:r>
      <w:r>
        <w:rPr>
          <w:rFonts w:eastAsia="Times New Roman" w:cstheme="minorHAnsi"/>
          <w:lang w:val="en-US" w:eastAsia="nl-BE"/>
        </w:rPr>
        <w:t>the pure tone average</w:t>
      </w:r>
      <w:r w:rsidRPr="00FA745F">
        <w:rPr>
          <w:rFonts w:eastAsia="Times New Roman" w:cstheme="minorHAnsi"/>
          <w:lang w:val="en-US" w:eastAsia="nl-BE"/>
        </w:rPr>
        <w:t>, develop their language at a slower rate than their</w:t>
      </w:r>
      <w:r>
        <w:rPr>
          <w:rFonts w:eastAsia="Times New Roman" w:cstheme="minorHAnsi"/>
          <w:lang w:val="en-US" w:eastAsia="nl-BE"/>
        </w:rPr>
        <w:t xml:space="preserve"> </w:t>
      </w:r>
      <w:r w:rsidRPr="00FA745F">
        <w:rPr>
          <w:rFonts w:eastAsia="Times New Roman" w:cstheme="minorHAnsi"/>
          <w:lang w:val="en-US" w:eastAsia="nl-BE"/>
        </w:rPr>
        <w:t>NH counterparts</w:t>
      </w:r>
      <w:r>
        <w:rPr>
          <w:rFonts w:eastAsia="Times New Roman" w:cstheme="minorHAnsi"/>
          <w:lang w:val="en-US" w:eastAsia="nl-BE"/>
        </w:rPr>
        <w:t>.</w:t>
      </w:r>
    </w:p>
    <w:p w14:paraId="09F1D459" w14:textId="7C5F2F22" w:rsidR="00A90685" w:rsidRPr="00FA745F" w:rsidRDefault="0032578A" w:rsidP="00A90685">
      <w:pPr>
        <w:spacing w:before="100" w:beforeAutospacing="1" w:after="100" w:afterAutospacing="1" w:line="240" w:lineRule="auto"/>
        <w:jc w:val="center"/>
        <w:rPr>
          <w:rFonts w:eastAsia="Times New Roman" w:cstheme="minorHAnsi"/>
          <w:lang w:val="en-US" w:eastAsia="nl-BE"/>
        </w:rPr>
      </w:pPr>
      <w:r>
        <w:rPr>
          <w:noProof/>
        </w:rPr>
        <w:lastRenderedPageBreak/>
        <w:drawing>
          <wp:inline distT="0" distB="0" distL="0" distR="0" wp14:anchorId="08E07378" wp14:editId="5DEC135D">
            <wp:extent cx="5024864" cy="3816928"/>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3189" t="22028" r="16305" b="9768"/>
                    <a:stretch/>
                  </pic:blipFill>
                  <pic:spPr bwMode="auto">
                    <a:xfrm>
                      <a:off x="0" y="0"/>
                      <a:ext cx="5073552" cy="3853912"/>
                    </a:xfrm>
                    <a:prstGeom prst="rect">
                      <a:avLst/>
                    </a:prstGeom>
                    <a:ln>
                      <a:noFill/>
                    </a:ln>
                    <a:extLst>
                      <a:ext uri="{53640926-AAD7-44D8-BBD7-CCE9431645EC}">
                        <a14:shadowObscured xmlns:a14="http://schemas.microsoft.com/office/drawing/2010/main"/>
                      </a:ext>
                    </a:extLst>
                  </pic:spPr>
                </pic:pic>
              </a:graphicData>
            </a:graphic>
          </wp:inline>
        </w:drawing>
      </w:r>
    </w:p>
    <w:p w14:paraId="34BF1C62" w14:textId="51F94A79" w:rsidR="00EE24A4" w:rsidRDefault="00A90685" w:rsidP="00EE24A4">
      <w:pPr>
        <w:spacing w:line="240" w:lineRule="auto"/>
        <w:jc w:val="center"/>
        <w:rPr>
          <w:rFonts w:eastAsia="Times New Roman" w:cstheme="minorHAnsi"/>
          <w:b/>
          <w:bCs/>
          <w:i/>
          <w:iCs/>
          <w:lang w:val="en-US" w:eastAsia="nl-BE"/>
        </w:rPr>
      </w:pPr>
      <w:r>
        <w:rPr>
          <w:noProof/>
        </w:rPr>
        <w:drawing>
          <wp:inline distT="0" distB="0" distL="0" distR="0" wp14:anchorId="347DB848" wp14:editId="45C90143">
            <wp:extent cx="4544006" cy="346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9082" t="21597" r="22074" b="73139"/>
                    <a:stretch/>
                  </pic:blipFill>
                  <pic:spPr bwMode="auto">
                    <a:xfrm>
                      <a:off x="0" y="0"/>
                      <a:ext cx="4591075" cy="349952"/>
                    </a:xfrm>
                    <a:prstGeom prst="rect">
                      <a:avLst/>
                    </a:prstGeom>
                    <a:ln>
                      <a:noFill/>
                    </a:ln>
                    <a:extLst>
                      <a:ext uri="{53640926-AAD7-44D8-BBD7-CCE9431645EC}">
                        <a14:shadowObscured xmlns:a14="http://schemas.microsoft.com/office/drawing/2010/main"/>
                      </a:ext>
                    </a:extLst>
                  </pic:spPr>
                </pic:pic>
              </a:graphicData>
            </a:graphic>
          </wp:inline>
        </w:drawing>
      </w:r>
      <w:r w:rsidR="00EE24A4">
        <w:rPr>
          <w:noProof/>
        </w:rPr>
        <w:drawing>
          <wp:inline distT="0" distB="0" distL="0" distR="0" wp14:anchorId="1EE949F6" wp14:editId="7FB7DB09">
            <wp:extent cx="4544006" cy="28833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9082" t="47916" r="22074" b="8264"/>
                    <a:stretch/>
                  </pic:blipFill>
                  <pic:spPr bwMode="auto">
                    <a:xfrm>
                      <a:off x="0" y="0"/>
                      <a:ext cx="4591075" cy="2913229"/>
                    </a:xfrm>
                    <a:prstGeom prst="rect">
                      <a:avLst/>
                    </a:prstGeom>
                    <a:ln>
                      <a:noFill/>
                    </a:ln>
                    <a:extLst>
                      <a:ext uri="{53640926-AAD7-44D8-BBD7-CCE9431645EC}">
                        <a14:shadowObscured xmlns:a14="http://schemas.microsoft.com/office/drawing/2010/main"/>
                      </a:ext>
                    </a:extLst>
                  </pic:spPr>
                </pic:pic>
              </a:graphicData>
            </a:graphic>
          </wp:inline>
        </w:drawing>
      </w:r>
    </w:p>
    <w:p w14:paraId="6D1DE816" w14:textId="77777777" w:rsidR="00A90685" w:rsidRDefault="00A90685" w:rsidP="00FA745F">
      <w:pPr>
        <w:spacing w:line="240" w:lineRule="auto"/>
        <w:jc w:val="center"/>
        <w:rPr>
          <w:rFonts w:eastAsia="Times New Roman" w:cstheme="minorHAnsi"/>
          <w:b/>
          <w:bCs/>
          <w:i/>
          <w:iCs/>
          <w:lang w:val="en-US" w:eastAsia="nl-BE"/>
        </w:rPr>
      </w:pPr>
    </w:p>
    <w:p w14:paraId="779558A9" w14:textId="0B037AB1" w:rsidR="00D81FEA" w:rsidRPr="003E4743" w:rsidRDefault="00A90685" w:rsidP="00FA745F">
      <w:pPr>
        <w:spacing w:line="240" w:lineRule="auto"/>
        <w:jc w:val="center"/>
        <w:rPr>
          <w:rFonts w:eastAsia="Times New Roman" w:cstheme="minorHAnsi"/>
          <w:b/>
          <w:bCs/>
          <w:i/>
          <w:iCs/>
          <w:lang w:eastAsia="nl-BE"/>
        </w:rPr>
      </w:pPr>
      <w:r w:rsidRPr="003E4743">
        <w:rPr>
          <w:rFonts w:eastAsia="Times New Roman" w:cstheme="minorHAnsi"/>
          <w:b/>
          <w:bCs/>
          <w:i/>
          <w:iCs/>
          <w:lang w:eastAsia="nl-BE"/>
        </w:rPr>
        <w:t xml:space="preserve"> </w:t>
      </w:r>
      <w:r w:rsidR="00D81FEA" w:rsidRPr="003E4743">
        <w:rPr>
          <w:rFonts w:eastAsia="Times New Roman" w:cstheme="minorHAnsi"/>
          <w:b/>
          <w:bCs/>
          <w:i/>
          <w:iCs/>
          <w:lang w:eastAsia="nl-BE"/>
        </w:rPr>
        <w:br w:type="page"/>
      </w:r>
    </w:p>
    <w:p w14:paraId="25BE73AF" w14:textId="77777777" w:rsidR="003E4743" w:rsidRPr="007F0FA6" w:rsidRDefault="003E4743" w:rsidP="002F24D8">
      <w:pPr>
        <w:spacing w:line="240" w:lineRule="auto"/>
        <w:rPr>
          <w:lang w:val="en-US"/>
        </w:rPr>
      </w:pPr>
      <w:r w:rsidRPr="00AE594F">
        <w:lastRenderedPageBreak/>
        <w:t xml:space="preserve">[1] Boonen, N., Kloots, H. and Gillis, S. [2020]. </w:t>
      </w:r>
      <w:r w:rsidRPr="007F0FA6">
        <w:rPr>
          <w:lang w:val="en-US"/>
        </w:rPr>
        <w:t>Rating the overall speech quality of hearing-impaired children by means of comparative judgements, Journal of Communication Disorders 83: 1675</w:t>
      </w:r>
      <w:r>
        <w:rPr>
          <w:lang w:val="en-US"/>
        </w:rPr>
        <w:t>-</w:t>
      </w:r>
      <w:r w:rsidRPr="007F0FA6">
        <w:rPr>
          <w:lang w:val="en-US"/>
        </w:rPr>
        <w:t xml:space="preserve">1687. </w:t>
      </w:r>
      <w:proofErr w:type="spellStart"/>
      <w:r w:rsidRPr="007F0FA6">
        <w:rPr>
          <w:lang w:val="en-US"/>
        </w:rPr>
        <w:t>doi</w:t>
      </w:r>
      <w:proofErr w:type="spellEnd"/>
      <w:r w:rsidRPr="007F0FA6">
        <w:rPr>
          <w:lang w:val="en-US"/>
        </w:rPr>
        <w:t xml:space="preserve">: </w:t>
      </w:r>
      <w:hyperlink r:id="rId10" w:history="1">
        <w:r w:rsidRPr="007F0FA6">
          <w:rPr>
            <w:rStyle w:val="Hyperlink"/>
            <w:lang w:val="en-US"/>
          </w:rPr>
          <w:t>https://doi.org/10.1016/j.jcomdis.2019.105969</w:t>
        </w:r>
      </w:hyperlink>
      <w:r w:rsidRPr="007F0FA6">
        <w:rPr>
          <w:lang w:val="en-US"/>
        </w:rPr>
        <w:t>.</w:t>
      </w:r>
    </w:p>
    <w:p w14:paraId="1668CCEE" w14:textId="77777777" w:rsidR="003E4743" w:rsidRPr="007F0FA6" w:rsidRDefault="003E4743" w:rsidP="002F24D8">
      <w:pPr>
        <w:spacing w:line="240" w:lineRule="auto"/>
        <w:rPr>
          <w:lang w:val="en-US"/>
        </w:rPr>
      </w:pPr>
      <w:r w:rsidRPr="007F0FA6">
        <w:t xml:space="preserve">[2] Boonen, N., Kloots, H., Nurzia, P. and Gillis, S. [2021]. </w:t>
      </w:r>
      <w:r w:rsidRPr="007F0FA6">
        <w:rPr>
          <w:lang w:val="en-US"/>
        </w:rPr>
        <w:t>Spontaneous speech intelligibility: early cochlear implanted children versus their normally hearing peers at seven years of age, Journal of Child Language pp. 1</w:t>
      </w:r>
      <w:r>
        <w:rPr>
          <w:lang w:val="en-US"/>
        </w:rPr>
        <w:t>-</w:t>
      </w:r>
      <w:r w:rsidRPr="007F0FA6">
        <w:rPr>
          <w:lang w:val="en-US"/>
        </w:rPr>
        <w:t xml:space="preserve">26. </w:t>
      </w:r>
      <w:proofErr w:type="spellStart"/>
      <w:r w:rsidRPr="007F0FA6">
        <w:rPr>
          <w:lang w:val="en-US"/>
        </w:rPr>
        <w:t>doi</w:t>
      </w:r>
      <w:proofErr w:type="spellEnd"/>
      <w:r w:rsidRPr="007F0FA6">
        <w:rPr>
          <w:lang w:val="en-US"/>
        </w:rPr>
        <w:t xml:space="preserve">: </w:t>
      </w:r>
      <w:hyperlink r:id="rId11" w:history="1">
        <w:r w:rsidRPr="007F0FA6">
          <w:rPr>
            <w:rStyle w:val="Hyperlink"/>
            <w:lang w:val="en-US"/>
          </w:rPr>
          <w:t>https://doi.org/10.1017/S0305000921000714</w:t>
        </w:r>
      </w:hyperlink>
      <w:r w:rsidRPr="007F0FA6">
        <w:rPr>
          <w:lang w:val="en-US"/>
        </w:rPr>
        <w:t>.</w:t>
      </w:r>
    </w:p>
    <w:p w14:paraId="4D8A7D75" w14:textId="77777777" w:rsidR="003E4743" w:rsidRPr="007F0FA6" w:rsidRDefault="003E4743" w:rsidP="002F24D8">
      <w:pPr>
        <w:spacing w:line="240" w:lineRule="auto"/>
        <w:rPr>
          <w:lang w:val="en-US"/>
        </w:rPr>
      </w:pPr>
      <w:r w:rsidRPr="007F0FA6">
        <w:rPr>
          <w:lang w:val="en-US"/>
        </w:rPr>
        <w:t xml:space="preserve">[3] Carroll, J. [2006]. Measurement error in nonlinear models: a modern perspective, </w:t>
      </w:r>
      <w:proofErr w:type="gramStart"/>
      <w:r w:rsidRPr="007F0FA6">
        <w:rPr>
          <w:lang w:val="en-US"/>
        </w:rPr>
        <w:t>Chapman</w:t>
      </w:r>
      <w:proofErr w:type="gramEnd"/>
      <w:r w:rsidRPr="007F0FA6">
        <w:rPr>
          <w:lang w:val="en-US"/>
        </w:rPr>
        <w:t xml:space="preserve"> and Hall/CRC. </w:t>
      </w:r>
      <w:proofErr w:type="spellStart"/>
      <w:r w:rsidRPr="007F0FA6">
        <w:rPr>
          <w:lang w:val="en-US"/>
        </w:rPr>
        <w:t>doi</w:t>
      </w:r>
      <w:proofErr w:type="spellEnd"/>
      <w:r w:rsidRPr="007F0FA6">
        <w:rPr>
          <w:lang w:val="en-US"/>
        </w:rPr>
        <w:t xml:space="preserve">: </w:t>
      </w:r>
      <w:hyperlink r:id="rId12" w:history="1">
        <w:r w:rsidRPr="007F0FA6">
          <w:rPr>
            <w:rStyle w:val="Hyperlink"/>
            <w:lang w:val="en-US"/>
          </w:rPr>
          <w:t>https://doi.org/10.1201/9781420010138</w:t>
        </w:r>
      </w:hyperlink>
      <w:r w:rsidRPr="007F0FA6">
        <w:rPr>
          <w:lang w:val="en-US"/>
        </w:rPr>
        <w:t>.</w:t>
      </w:r>
    </w:p>
    <w:p w14:paraId="54FBD7C8" w14:textId="77777777" w:rsidR="003E4743" w:rsidRPr="007F0FA6" w:rsidRDefault="003E4743" w:rsidP="002F24D8">
      <w:pPr>
        <w:spacing w:line="240" w:lineRule="auto"/>
        <w:rPr>
          <w:lang w:val="en-US"/>
        </w:rPr>
      </w:pPr>
      <w:r w:rsidRPr="007F0FA6">
        <w:rPr>
          <w:lang w:val="en-US"/>
        </w:rPr>
        <w:t>[4] Chin, S., Bergeson, T. and Phan, J. [2012]. Speech intelligibility and prosody production in children with cochlear implants, Journal of Communication Disorders 45: 355</w:t>
      </w:r>
      <w:r>
        <w:rPr>
          <w:lang w:val="en-US"/>
        </w:rPr>
        <w:t>-</w:t>
      </w:r>
      <w:r w:rsidRPr="007F0FA6">
        <w:rPr>
          <w:lang w:val="en-US"/>
        </w:rPr>
        <w:t xml:space="preserve">366. </w:t>
      </w:r>
      <w:proofErr w:type="spellStart"/>
      <w:r w:rsidRPr="007F0FA6">
        <w:rPr>
          <w:lang w:val="en-US"/>
        </w:rPr>
        <w:t>doi</w:t>
      </w:r>
      <w:proofErr w:type="spellEnd"/>
      <w:r w:rsidRPr="007F0FA6">
        <w:rPr>
          <w:lang w:val="en-US"/>
        </w:rPr>
        <w:t xml:space="preserve">: </w:t>
      </w:r>
      <w:hyperlink r:id="rId13" w:history="1">
        <w:r w:rsidRPr="007F0FA6">
          <w:rPr>
            <w:rStyle w:val="Hyperlink"/>
            <w:lang w:val="en-US"/>
          </w:rPr>
          <w:t>https://doi.org/10.1016/j.jcomdis.2012.05.003</w:t>
        </w:r>
      </w:hyperlink>
      <w:r w:rsidRPr="007F0FA6">
        <w:rPr>
          <w:lang w:val="en-US"/>
        </w:rPr>
        <w:t>.</w:t>
      </w:r>
    </w:p>
    <w:p w14:paraId="5C91EB2C" w14:textId="77777777" w:rsidR="003E4743" w:rsidRDefault="003E4743" w:rsidP="002F24D8">
      <w:pPr>
        <w:spacing w:line="240" w:lineRule="auto"/>
        <w:rPr>
          <w:lang w:val="en-US"/>
        </w:rPr>
      </w:pPr>
      <w:r w:rsidRPr="007F0FA6">
        <w:rPr>
          <w:lang w:val="en-US"/>
        </w:rPr>
        <w:t xml:space="preserve">[5] Freeman, V., </w:t>
      </w:r>
      <w:proofErr w:type="spellStart"/>
      <w:r w:rsidRPr="007F0FA6">
        <w:rPr>
          <w:lang w:val="en-US"/>
        </w:rPr>
        <w:t>Pisoni</w:t>
      </w:r>
      <w:proofErr w:type="spellEnd"/>
      <w:r w:rsidRPr="007F0FA6">
        <w:rPr>
          <w:lang w:val="en-US"/>
        </w:rPr>
        <w:t xml:space="preserve">, D., </w:t>
      </w:r>
      <w:proofErr w:type="spellStart"/>
      <w:r w:rsidRPr="007F0FA6">
        <w:rPr>
          <w:lang w:val="en-US"/>
        </w:rPr>
        <w:t>Kronenberger</w:t>
      </w:r>
      <w:proofErr w:type="spellEnd"/>
      <w:r w:rsidRPr="007F0FA6">
        <w:rPr>
          <w:lang w:val="en-US"/>
        </w:rPr>
        <w:t xml:space="preserve">, W. and Castellanos, I. [2017]. Speech intelligibility and psychosocial functioning in deaf children and teens with cochlear implants, Journal of Deaf </w:t>
      </w:r>
      <w:proofErr w:type="gramStart"/>
      <w:r w:rsidRPr="007F0FA6">
        <w:rPr>
          <w:lang w:val="en-US"/>
        </w:rPr>
        <w:t>Studies</w:t>
      </w:r>
      <w:proofErr w:type="gramEnd"/>
      <w:r w:rsidRPr="007F0FA6">
        <w:rPr>
          <w:lang w:val="en-US"/>
        </w:rPr>
        <w:t xml:space="preserve"> and Deaf Education 22(3): 278</w:t>
      </w:r>
      <w:r>
        <w:rPr>
          <w:lang w:val="en-US"/>
        </w:rPr>
        <w:t>-</w:t>
      </w:r>
      <w:r w:rsidRPr="007F0FA6">
        <w:rPr>
          <w:lang w:val="en-US"/>
        </w:rPr>
        <w:t xml:space="preserve">289. </w:t>
      </w:r>
      <w:proofErr w:type="spellStart"/>
      <w:r w:rsidRPr="007F0FA6">
        <w:rPr>
          <w:lang w:val="en-US"/>
        </w:rPr>
        <w:t>doi</w:t>
      </w:r>
      <w:proofErr w:type="spellEnd"/>
      <w:r w:rsidRPr="007F0FA6">
        <w:rPr>
          <w:lang w:val="en-US"/>
        </w:rPr>
        <w:t xml:space="preserve">: </w:t>
      </w:r>
      <w:hyperlink r:id="rId14" w:history="1">
        <w:r w:rsidRPr="007F0FA6">
          <w:rPr>
            <w:rStyle w:val="Hyperlink"/>
            <w:lang w:val="en-US"/>
          </w:rPr>
          <w:t>https://doi.org/10.1093/deafed/enx001</w:t>
        </w:r>
      </w:hyperlink>
      <w:r w:rsidRPr="007F0FA6">
        <w:rPr>
          <w:lang w:val="en-US"/>
        </w:rPr>
        <w:t>.</w:t>
      </w:r>
    </w:p>
    <w:p w14:paraId="64F7D6D1" w14:textId="77777777" w:rsidR="003E4743" w:rsidRPr="007F0FA6" w:rsidRDefault="003E4743" w:rsidP="002F24D8">
      <w:pPr>
        <w:spacing w:line="240" w:lineRule="auto"/>
        <w:rPr>
          <w:lang w:val="en-US"/>
        </w:rPr>
      </w:pPr>
      <w:r>
        <w:rPr>
          <w:lang w:val="en-US"/>
        </w:rPr>
        <w:t xml:space="preserve">[6] </w:t>
      </w:r>
      <w:r w:rsidRPr="00B00A0D">
        <w:rPr>
          <w:lang w:val="en-US"/>
        </w:rPr>
        <w:t>Guilford, J. (1954). Psychometric methods. New York: McGraw-Hill.</w:t>
      </w:r>
    </w:p>
    <w:p w14:paraId="12F8F5FB" w14:textId="77777777" w:rsidR="003E4743" w:rsidRDefault="003E4743" w:rsidP="002F24D8">
      <w:pPr>
        <w:spacing w:line="240" w:lineRule="auto"/>
        <w:rPr>
          <w:lang w:val="en-US"/>
        </w:rPr>
      </w:pPr>
      <w:r w:rsidRPr="007F0FA6">
        <w:rPr>
          <w:lang w:val="en-US"/>
        </w:rPr>
        <w:t>[</w:t>
      </w:r>
      <w:r>
        <w:rPr>
          <w:lang w:val="en-US"/>
        </w:rPr>
        <w:t>7</w:t>
      </w:r>
      <w:r w:rsidRPr="007F0FA6">
        <w:rPr>
          <w:lang w:val="en-US"/>
        </w:rPr>
        <w:t xml:space="preserve">] </w:t>
      </w:r>
      <w:proofErr w:type="spellStart"/>
      <w:r w:rsidRPr="007F0FA6">
        <w:rPr>
          <w:lang w:val="en-US"/>
        </w:rPr>
        <w:t>Hustad</w:t>
      </w:r>
      <w:proofErr w:type="spellEnd"/>
      <w:r w:rsidRPr="007F0FA6">
        <w:rPr>
          <w:lang w:val="en-US"/>
        </w:rPr>
        <w:t xml:space="preserve">, K., Mahr, T., Natzke, P. and </w:t>
      </w:r>
      <w:proofErr w:type="spellStart"/>
      <w:r w:rsidRPr="007F0FA6">
        <w:rPr>
          <w:lang w:val="en-US"/>
        </w:rPr>
        <w:t>Rathouz</w:t>
      </w:r>
      <w:proofErr w:type="spellEnd"/>
      <w:r w:rsidRPr="007F0FA6">
        <w:rPr>
          <w:lang w:val="en-US"/>
        </w:rPr>
        <w:t>, P. [2020]. Development of speech intelligibility between 30 and 47 months in typically developing children: A cross-sectional study of growth, Journal of Speech, Language, and Hearing Research 63(6): 1675</w:t>
      </w:r>
      <w:r>
        <w:rPr>
          <w:lang w:val="en-US"/>
        </w:rPr>
        <w:t>-</w:t>
      </w:r>
      <w:r w:rsidRPr="007F0FA6">
        <w:rPr>
          <w:lang w:val="en-US"/>
        </w:rPr>
        <w:t xml:space="preserve">1687. </w:t>
      </w:r>
      <w:proofErr w:type="spellStart"/>
      <w:r w:rsidRPr="007F0FA6">
        <w:rPr>
          <w:lang w:val="en-US"/>
        </w:rPr>
        <w:t>doi</w:t>
      </w:r>
      <w:proofErr w:type="spellEnd"/>
      <w:r w:rsidRPr="007F0FA6">
        <w:rPr>
          <w:lang w:val="en-US"/>
        </w:rPr>
        <w:t xml:space="preserve">: </w:t>
      </w:r>
      <w:hyperlink r:id="rId15" w:history="1">
        <w:r w:rsidRPr="007F0FA6">
          <w:rPr>
            <w:rStyle w:val="Hyperlink"/>
            <w:lang w:val="en-US"/>
          </w:rPr>
          <w:t>https://doi.org/10.1044/2020JSLHR−20−00008</w:t>
        </w:r>
      </w:hyperlink>
      <w:r w:rsidRPr="007F0FA6">
        <w:rPr>
          <w:lang w:val="en-US"/>
        </w:rPr>
        <w:t xml:space="preserve">. </w:t>
      </w:r>
      <w:proofErr w:type="spellStart"/>
      <w:proofErr w:type="gramStart"/>
      <w:r w:rsidRPr="007F0FA6">
        <w:rPr>
          <w:lang w:val="en-US"/>
        </w:rPr>
        <w:t>url</w:t>
      </w:r>
      <w:proofErr w:type="spellEnd"/>
      <w:r w:rsidRPr="007F0FA6">
        <w:rPr>
          <w:lang w:val="en-US"/>
        </w:rPr>
        <w:t xml:space="preserve"> :</w:t>
      </w:r>
      <w:proofErr w:type="gramEnd"/>
      <w:r w:rsidRPr="007F0FA6">
        <w:rPr>
          <w:lang w:val="en-US"/>
        </w:rPr>
        <w:t xml:space="preserve"> </w:t>
      </w:r>
      <w:hyperlink r:id="rId16" w:history="1">
        <w:r w:rsidRPr="009B24CC">
          <w:rPr>
            <w:rStyle w:val="Hyperlink"/>
            <w:lang w:val="en-US"/>
          </w:rPr>
          <w:t>https://pubs.asha.org/doi/abs/10.1044/2020JSLHR−20−00008</w:t>
        </w:r>
      </w:hyperlink>
      <w:r w:rsidRPr="007F0FA6">
        <w:rPr>
          <w:lang w:val="en-US"/>
        </w:rPr>
        <w:t>.</w:t>
      </w:r>
    </w:p>
    <w:p w14:paraId="740160CB" w14:textId="77777777" w:rsidR="003E4743" w:rsidRPr="003E4743" w:rsidRDefault="003E4743" w:rsidP="002F24D8">
      <w:pPr>
        <w:spacing w:line="240" w:lineRule="auto"/>
        <w:rPr>
          <w:lang w:val="en-US"/>
        </w:rPr>
      </w:pPr>
      <w:r w:rsidRPr="00B25CF3">
        <w:rPr>
          <w:rFonts w:eastAsia="Times New Roman"/>
          <w:lang w:val="en-US"/>
        </w:rPr>
        <w:t xml:space="preserve">[8] </w:t>
      </w:r>
      <w:r w:rsidRPr="00B25CF3">
        <w:rPr>
          <w:lang w:val="en-US"/>
        </w:rPr>
        <w:t xml:space="preserve">Jenkins, S. </w:t>
      </w:r>
      <w:r>
        <w:rPr>
          <w:lang w:val="en-US"/>
        </w:rPr>
        <w:t>[</w:t>
      </w:r>
      <w:r w:rsidRPr="00B25CF3">
        <w:rPr>
          <w:lang w:val="en-US"/>
        </w:rPr>
        <w:t>2000</w:t>
      </w:r>
      <w:r>
        <w:rPr>
          <w:lang w:val="en-US"/>
        </w:rPr>
        <w:t>]</w:t>
      </w:r>
      <w:r w:rsidRPr="00B25CF3">
        <w:rPr>
          <w:lang w:val="en-US"/>
        </w:rPr>
        <w:t>. Cultural and Linguistic Miscues: A Case Study of International Teaching Assistant and Academic Faculty Miscommunication. International Journal of Intercultural Relations, 24</w:t>
      </w:r>
      <w:r>
        <w:rPr>
          <w:lang w:val="en-US"/>
        </w:rPr>
        <w:t>:</w:t>
      </w:r>
      <w:r w:rsidRPr="00B25CF3">
        <w:rPr>
          <w:lang w:val="en-US"/>
        </w:rPr>
        <w:t xml:space="preserve"> 477-501. </w:t>
      </w:r>
      <w:r w:rsidRPr="00B25CF3">
        <w:rPr>
          <w:lang w:val="en-US"/>
        </w:rPr>
        <w:br/>
      </w:r>
      <w:proofErr w:type="spellStart"/>
      <w:r w:rsidRPr="003E4743">
        <w:rPr>
          <w:lang w:val="en-US"/>
        </w:rPr>
        <w:t>doi</w:t>
      </w:r>
      <w:proofErr w:type="spellEnd"/>
      <w:r w:rsidRPr="003E4743">
        <w:rPr>
          <w:lang w:val="en-US"/>
        </w:rPr>
        <w:t xml:space="preserve">: </w:t>
      </w:r>
      <w:hyperlink r:id="rId17" w:history="1">
        <w:r w:rsidRPr="003E4743">
          <w:rPr>
            <w:rStyle w:val="Hyperlink"/>
            <w:lang w:val="en-US"/>
          </w:rPr>
          <w:t>https://doi.org/10.1016/S0147-1767(00)00011-0</w:t>
        </w:r>
      </w:hyperlink>
      <w:r w:rsidRPr="003E4743">
        <w:rPr>
          <w:lang w:val="en-US"/>
        </w:rPr>
        <w:t>.</w:t>
      </w:r>
    </w:p>
    <w:p w14:paraId="73EB37F1" w14:textId="77777777" w:rsidR="003E4743" w:rsidRPr="007F0FA6" w:rsidRDefault="003E4743" w:rsidP="002F24D8">
      <w:pPr>
        <w:spacing w:line="240" w:lineRule="auto"/>
        <w:rPr>
          <w:lang w:val="en-US"/>
        </w:rPr>
      </w:pPr>
      <w:r w:rsidRPr="00A82EC0">
        <w:t xml:space="preserve">[9] Kent, R., Weismer, G., Kent, J. and Rosenbek, J. [1989]. </w:t>
      </w:r>
      <w:r w:rsidRPr="007F0FA6">
        <w:rPr>
          <w:lang w:val="en-US"/>
        </w:rPr>
        <w:t xml:space="preserve">Toward phonetic intelligibility testing in dysarthria, Journal of </w:t>
      </w:r>
      <w:proofErr w:type="gramStart"/>
      <w:r w:rsidRPr="007F0FA6">
        <w:rPr>
          <w:lang w:val="en-US"/>
        </w:rPr>
        <w:t>Speech</w:t>
      </w:r>
      <w:proofErr w:type="gramEnd"/>
      <w:r w:rsidRPr="007F0FA6">
        <w:rPr>
          <w:lang w:val="en-US"/>
        </w:rPr>
        <w:t xml:space="preserve"> and Hearing Disorders 54(4): 482</w:t>
      </w:r>
      <w:r>
        <w:rPr>
          <w:lang w:val="en-US"/>
        </w:rPr>
        <w:t>-</w:t>
      </w:r>
      <w:r w:rsidRPr="007F0FA6">
        <w:rPr>
          <w:lang w:val="en-US"/>
        </w:rPr>
        <w:t xml:space="preserve">499. </w:t>
      </w:r>
      <w:proofErr w:type="spellStart"/>
      <w:r w:rsidRPr="007F0FA6">
        <w:rPr>
          <w:lang w:val="en-US"/>
        </w:rPr>
        <w:t>doi</w:t>
      </w:r>
      <w:proofErr w:type="spellEnd"/>
      <w:r w:rsidRPr="007F0FA6">
        <w:rPr>
          <w:lang w:val="en-US"/>
        </w:rPr>
        <w:t xml:space="preserve">: </w:t>
      </w:r>
      <w:hyperlink r:id="rId18" w:history="1">
        <w:r w:rsidRPr="007F0FA6">
          <w:rPr>
            <w:rStyle w:val="Hyperlink"/>
            <w:lang w:val="en-US"/>
          </w:rPr>
          <w:t>https://doi.org/10.1044/jshd.5404.482</w:t>
        </w:r>
      </w:hyperlink>
      <w:r w:rsidRPr="007F0FA6">
        <w:rPr>
          <w:lang w:val="en-US"/>
        </w:rPr>
        <w:t>.</w:t>
      </w:r>
    </w:p>
    <w:p w14:paraId="21CDFD7B" w14:textId="77777777" w:rsidR="003E4743" w:rsidRPr="007F0FA6" w:rsidRDefault="003E4743" w:rsidP="002F24D8">
      <w:pPr>
        <w:spacing w:line="240" w:lineRule="auto"/>
        <w:rPr>
          <w:lang w:val="en-US"/>
        </w:rPr>
      </w:pPr>
      <w:r w:rsidRPr="007F0FA6">
        <w:rPr>
          <w:lang w:val="en-US"/>
        </w:rPr>
        <w:t>[</w:t>
      </w:r>
      <w:r>
        <w:rPr>
          <w:lang w:val="en-US"/>
        </w:rPr>
        <w:t>10</w:t>
      </w:r>
      <w:r w:rsidRPr="007F0FA6">
        <w:rPr>
          <w:lang w:val="en-US"/>
        </w:rPr>
        <w:t xml:space="preserve">] McCullagh, P. and </w:t>
      </w:r>
      <w:proofErr w:type="spellStart"/>
      <w:r w:rsidRPr="007F0FA6">
        <w:rPr>
          <w:lang w:val="en-US"/>
        </w:rPr>
        <w:t>Nelder</w:t>
      </w:r>
      <w:proofErr w:type="spellEnd"/>
      <w:r w:rsidRPr="007F0FA6">
        <w:rPr>
          <w:lang w:val="en-US"/>
        </w:rPr>
        <w:t xml:space="preserve">, J. [1983]. Generalized Linear Models, Monographs on Statistics and Applied Probability, Routledge. </w:t>
      </w:r>
      <w:proofErr w:type="spellStart"/>
      <w:r w:rsidRPr="007F0FA6">
        <w:rPr>
          <w:lang w:val="en-US"/>
        </w:rPr>
        <w:t>doi</w:t>
      </w:r>
      <w:proofErr w:type="spellEnd"/>
      <w:r w:rsidRPr="007F0FA6">
        <w:rPr>
          <w:lang w:val="en-US"/>
        </w:rPr>
        <w:t xml:space="preserve">: </w:t>
      </w:r>
      <w:hyperlink r:id="rId19" w:history="1">
        <w:r w:rsidRPr="007F0FA6">
          <w:rPr>
            <w:rStyle w:val="Hyperlink"/>
            <w:lang w:val="en-US"/>
          </w:rPr>
          <w:t>https://doi.org/10.1201/9780203753736</w:t>
        </w:r>
      </w:hyperlink>
      <w:r w:rsidRPr="007F0FA6">
        <w:rPr>
          <w:lang w:val="en-US"/>
        </w:rPr>
        <w:t>.</w:t>
      </w:r>
    </w:p>
    <w:p w14:paraId="768224EF" w14:textId="77777777" w:rsidR="003E4743" w:rsidRPr="007F0FA6" w:rsidRDefault="003E4743" w:rsidP="002F24D8">
      <w:pPr>
        <w:spacing w:line="240" w:lineRule="auto"/>
        <w:rPr>
          <w:lang w:val="en-US"/>
        </w:rPr>
      </w:pPr>
      <w:r w:rsidRPr="007F0FA6">
        <w:rPr>
          <w:lang w:val="en-US"/>
        </w:rPr>
        <w:t>[1</w:t>
      </w:r>
      <w:r>
        <w:rPr>
          <w:lang w:val="en-US"/>
        </w:rPr>
        <w:t>1</w:t>
      </w:r>
      <w:r w:rsidRPr="007F0FA6">
        <w:rPr>
          <w:lang w:val="en-US"/>
        </w:rPr>
        <w:t xml:space="preserve">] </w:t>
      </w:r>
      <w:proofErr w:type="spellStart"/>
      <w:r w:rsidRPr="007F0FA6">
        <w:rPr>
          <w:lang w:val="en-US"/>
        </w:rPr>
        <w:t>McElreath</w:t>
      </w:r>
      <w:proofErr w:type="spellEnd"/>
      <w:r w:rsidRPr="007F0FA6">
        <w:rPr>
          <w:lang w:val="en-US"/>
        </w:rPr>
        <w:t xml:space="preserve">, R. [2020]. Statistical Rethinking: A Bayesian Course with Examples in R and STAN, </w:t>
      </w:r>
      <w:proofErr w:type="gramStart"/>
      <w:r w:rsidRPr="007F0FA6">
        <w:rPr>
          <w:lang w:val="en-US"/>
        </w:rPr>
        <w:t>Chapman</w:t>
      </w:r>
      <w:proofErr w:type="gramEnd"/>
      <w:r w:rsidRPr="007F0FA6">
        <w:rPr>
          <w:lang w:val="en-US"/>
        </w:rPr>
        <w:t xml:space="preserve"> and Hall/CRC.</w:t>
      </w:r>
    </w:p>
    <w:p w14:paraId="79CFC913" w14:textId="77777777" w:rsidR="003E4743" w:rsidRPr="000D0CE4" w:rsidRDefault="003E4743" w:rsidP="002F24D8">
      <w:pPr>
        <w:rPr>
          <w:lang w:val="en-US"/>
        </w:rPr>
      </w:pPr>
      <w:r w:rsidRPr="007F0FA6">
        <w:rPr>
          <w:rFonts w:eastAsia="Times New Roman"/>
          <w:lang w:val="en-US"/>
        </w:rPr>
        <w:t>[1</w:t>
      </w:r>
      <w:r>
        <w:rPr>
          <w:rFonts w:eastAsia="Times New Roman"/>
          <w:lang w:val="en-US"/>
        </w:rPr>
        <w:t>2</w:t>
      </w:r>
      <w:r w:rsidRPr="007F0FA6">
        <w:rPr>
          <w:rFonts w:eastAsia="Times New Roman"/>
          <w:lang w:val="en-US"/>
        </w:rPr>
        <w:t>] Munro</w:t>
      </w:r>
      <w:r>
        <w:rPr>
          <w:rFonts w:eastAsia="Times New Roman"/>
          <w:lang w:val="en-US"/>
        </w:rPr>
        <w:t>, M.</w:t>
      </w:r>
      <w:r w:rsidRPr="007F0FA6">
        <w:rPr>
          <w:rFonts w:eastAsia="Times New Roman"/>
          <w:lang w:val="en-US"/>
        </w:rPr>
        <w:t xml:space="preserve"> </w:t>
      </w:r>
      <w:r>
        <w:rPr>
          <w:rFonts w:eastAsia="Times New Roman"/>
          <w:lang w:val="en-US"/>
        </w:rPr>
        <w:t>&amp;</w:t>
      </w:r>
      <w:r w:rsidRPr="007F0FA6">
        <w:rPr>
          <w:rFonts w:eastAsia="Times New Roman"/>
          <w:lang w:val="en-US"/>
        </w:rPr>
        <w:t xml:space="preserve"> </w:t>
      </w:r>
      <w:proofErr w:type="spellStart"/>
      <w:r w:rsidRPr="007F0FA6">
        <w:rPr>
          <w:rFonts w:eastAsia="Times New Roman"/>
          <w:lang w:val="en-US"/>
        </w:rPr>
        <w:t>Derwing</w:t>
      </w:r>
      <w:proofErr w:type="spellEnd"/>
      <w:r>
        <w:rPr>
          <w:rFonts w:eastAsia="Times New Roman"/>
          <w:lang w:val="en-US"/>
        </w:rPr>
        <w:t>, T.</w:t>
      </w:r>
      <w:r w:rsidRPr="007F0FA6">
        <w:rPr>
          <w:rFonts w:eastAsia="Times New Roman"/>
          <w:lang w:val="en-US"/>
        </w:rPr>
        <w:t xml:space="preserve"> </w:t>
      </w:r>
      <w:r>
        <w:rPr>
          <w:rFonts w:eastAsia="Times New Roman"/>
          <w:lang w:val="en-US"/>
        </w:rPr>
        <w:t>[</w:t>
      </w:r>
      <w:r w:rsidRPr="007F0FA6">
        <w:rPr>
          <w:rFonts w:eastAsia="Times New Roman"/>
          <w:lang w:val="en-US"/>
        </w:rPr>
        <w:t>1995</w:t>
      </w:r>
      <w:r>
        <w:rPr>
          <w:rFonts w:eastAsia="Times New Roman"/>
          <w:lang w:val="en-US"/>
        </w:rPr>
        <w:t xml:space="preserve">]. </w:t>
      </w:r>
      <w:r w:rsidRPr="008D57CE">
        <w:rPr>
          <w:rFonts w:eastAsia="Times New Roman"/>
          <w:lang w:val="en-US"/>
        </w:rPr>
        <w:t>Foreign Accent, Comprehensibility, and Intelligibility in the Speech of Second Language Learners</w:t>
      </w:r>
      <w:r>
        <w:rPr>
          <w:rFonts w:eastAsia="Times New Roman"/>
          <w:lang w:val="en-US"/>
        </w:rPr>
        <w:t xml:space="preserve">. Journal of Language Learning 45(1). </w:t>
      </w:r>
      <w:proofErr w:type="spellStart"/>
      <w:r>
        <w:rPr>
          <w:rFonts w:eastAsia="Times New Roman"/>
          <w:lang w:val="en-US"/>
        </w:rPr>
        <w:t>doi</w:t>
      </w:r>
      <w:proofErr w:type="spellEnd"/>
      <w:r>
        <w:rPr>
          <w:rFonts w:eastAsia="Times New Roman"/>
          <w:lang w:val="en-US"/>
        </w:rPr>
        <w:t xml:space="preserve">: </w:t>
      </w:r>
      <w:hyperlink r:id="rId20" w:history="1">
        <w:r w:rsidRPr="000D0CE4">
          <w:rPr>
            <w:rStyle w:val="Hyperlink"/>
            <w:lang w:val="en-US"/>
          </w:rPr>
          <w:t>https://doi.org/10.1111/j.1467-1770.1995.tb00963.x</w:t>
        </w:r>
      </w:hyperlink>
      <w:r>
        <w:rPr>
          <w:rFonts w:eastAsia="Times New Roman"/>
          <w:lang w:val="en-US"/>
        </w:rPr>
        <w:t xml:space="preserve"> </w:t>
      </w:r>
    </w:p>
    <w:p w14:paraId="3361DF9B" w14:textId="77777777" w:rsidR="003E4743" w:rsidRPr="000765EA" w:rsidRDefault="003E4743" w:rsidP="002F24D8">
      <w:pPr>
        <w:spacing w:line="240" w:lineRule="auto"/>
        <w:rPr>
          <w:lang w:val="en-US"/>
        </w:rPr>
      </w:pPr>
      <w:r w:rsidRPr="007F0FA6">
        <w:rPr>
          <w:rFonts w:eastAsia="Times New Roman" w:cstheme="minorHAnsi"/>
          <w:lang w:val="en-US" w:eastAsia="nl-BE"/>
        </w:rPr>
        <w:t>[1</w:t>
      </w:r>
      <w:r>
        <w:rPr>
          <w:rFonts w:eastAsia="Times New Roman" w:cstheme="minorHAnsi"/>
          <w:lang w:val="en-US" w:eastAsia="nl-BE"/>
        </w:rPr>
        <w:t>3</w:t>
      </w:r>
      <w:r w:rsidRPr="007F0FA6">
        <w:rPr>
          <w:rFonts w:eastAsia="Times New Roman" w:cstheme="minorHAnsi"/>
          <w:lang w:val="en-US" w:eastAsia="nl-BE"/>
        </w:rPr>
        <w:t xml:space="preserve">] </w:t>
      </w:r>
      <w:r w:rsidRPr="00B25CF3">
        <w:rPr>
          <w:rFonts w:eastAsia="Times New Roman" w:cstheme="minorHAnsi"/>
          <w:lang w:val="en-US" w:eastAsia="nl-BE"/>
        </w:rPr>
        <w:t xml:space="preserve">Munro, M. </w:t>
      </w:r>
      <w:r>
        <w:rPr>
          <w:rFonts w:eastAsia="Times New Roman" w:cstheme="minorHAnsi"/>
          <w:lang w:val="en-US" w:eastAsia="nl-BE"/>
        </w:rPr>
        <w:t>[</w:t>
      </w:r>
      <w:r w:rsidRPr="00B25CF3">
        <w:rPr>
          <w:rFonts w:eastAsia="Times New Roman" w:cstheme="minorHAnsi"/>
          <w:lang w:val="en-US" w:eastAsia="nl-BE"/>
        </w:rPr>
        <w:t>1998</w:t>
      </w:r>
      <w:r>
        <w:rPr>
          <w:rFonts w:eastAsia="Times New Roman" w:cstheme="minorHAnsi"/>
          <w:lang w:val="en-US" w:eastAsia="nl-BE"/>
        </w:rPr>
        <w:t>]</w:t>
      </w:r>
      <w:r w:rsidRPr="00B25CF3">
        <w:rPr>
          <w:rFonts w:eastAsia="Times New Roman" w:cstheme="minorHAnsi"/>
          <w:lang w:val="en-US" w:eastAsia="nl-BE"/>
        </w:rPr>
        <w:t xml:space="preserve">. </w:t>
      </w:r>
      <w:r>
        <w:rPr>
          <w:rFonts w:eastAsia="Times New Roman" w:cstheme="minorHAnsi"/>
          <w:lang w:val="en-US" w:eastAsia="nl-BE"/>
        </w:rPr>
        <w:t>The effects of noise on the intelligibility of foreign-accented speech</w:t>
      </w:r>
      <w:r w:rsidRPr="00B25CF3">
        <w:rPr>
          <w:rFonts w:eastAsia="Times New Roman" w:cstheme="minorHAnsi"/>
          <w:lang w:val="en-US" w:eastAsia="nl-BE"/>
        </w:rPr>
        <w:t>. Studies in Second Language Acquisition, 20</w:t>
      </w:r>
      <w:r>
        <w:rPr>
          <w:rFonts w:eastAsia="Times New Roman" w:cstheme="minorHAnsi"/>
          <w:lang w:val="en-US" w:eastAsia="nl-BE"/>
        </w:rPr>
        <w:t>:</w:t>
      </w:r>
      <w:r w:rsidRPr="00B25CF3">
        <w:rPr>
          <w:rFonts w:eastAsia="Times New Roman" w:cstheme="minorHAnsi"/>
          <w:lang w:val="en-US" w:eastAsia="nl-BE"/>
        </w:rPr>
        <w:t xml:space="preserve"> 139-154.</w:t>
      </w:r>
      <w:r>
        <w:rPr>
          <w:rFonts w:eastAsia="Times New Roman" w:cstheme="minorHAnsi"/>
          <w:lang w:val="en-US" w:eastAsia="nl-BE"/>
        </w:rPr>
        <w:t xml:space="preserve"> </w:t>
      </w:r>
      <w:proofErr w:type="spellStart"/>
      <w:r w:rsidRPr="000765EA">
        <w:rPr>
          <w:lang w:val="en-US"/>
        </w:rPr>
        <w:t>doi</w:t>
      </w:r>
      <w:proofErr w:type="spellEnd"/>
      <w:r w:rsidRPr="000765EA">
        <w:rPr>
          <w:lang w:val="en-US"/>
        </w:rPr>
        <w:t xml:space="preserve">: </w:t>
      </w:r>
      <w:hyperlink r:id="rId21" w:history="1">
        <w:r w:rsidRPr="000765EA">
          <w:rPr>
            <w:rStyle w:val="Hyperlink"/>
            <w:lang w:val="en-US"/>
          </w:rPr>
          <w:t>https://doi.org/10.1017/S0272263198002022</w:t>
        </w:r>
      </w:hyperlink>
      <w:r w:rsidRPr="000765EA">
        <w:rPr>
          <w:lang w:val="en-US"/>
        </w:rPr>
        <w:t>.</w:t>
      </w:r>
    </w:p>
    <w:p w14:paraId="4CCC00F8" w14:textId="77777777" w:rsidR="003E4743" w:rsidRDefault="003E4743" w:rsidP="002F24D8">
      <w:pPr>
        <w:spacing w:line="240" w:lineRule="auto"/>
        <w:rPr>
          <w:rFonts w:eastAsia="Times New Roman" w:cstheme="minorHAnsi"/>
          <w:lang w:val="en-US" w:eastAsia="nl-BE"/>
        </w:rPr>
      </w:pPr>
      <w:r w:rsidRPr="007F0FA6">
        <w:rPr>
          <w:rFonts w:eastAsia="Times New Roman" w:cstheme="minorHAnsi"/>
          <w:lang w:val="en-US" w:eastAsia="nl-BE"/>
        </w:rPr>
        <w:t>[1</w:t>
      </w:r>
      <w:r>
        <w:rPr>
          <w:rFonts w:eastAsia="Times New Roman" w:cstheme="minorHAnsi"/>
          <w:lang w:val="en-US" w:eastAsia="nl-BE"/>
        </w:rPr>
        <w:t>4</w:t>
      </w:r>
      <w:r w:rsidRPr="007F0FA6">
        <w:rPr>
          <w:rFonts w:eastAsia="Times New Roman" w:cstheme="minorHAnsi"/>
          <w:lang w:val="en-US" w:eastAsia="nl-BE"/>
        </w:rPr>
        <w:t xml:space="preserve">] </w:t>
      </w:r>
      <w:r w:rsidRPr="000765EA">
        <w:rPr>
          <w:lang w:val="en-US"/>
        </w:rPr>
        <w:t>Munro, M.</w:t>
      </w:r>
      <w:r>
        <w:rPr>
          <w:lang w:val="en-US"/>
        </w:rPr>
        <w:t xml:space="preserve"> &amp;</w:t>
      </w:r>
      <w:r w:rsidRPr="000765EA">
        <w:rPr>
          <w:lang w:val="en-US"/>
        </w:rPr>
        <w:t xml:space="preserve"> </w:t>
      </w:r>
      <w:proofErr w:type="spellStart"/>
      <w:r w:rsidRPr="000765EA">
        <w:rPr>
          <w:lang w:val="en-US"/>
        </w:rPr>
        <w:t>Derwing</w:t>
      </w:r>
      <w:proofErr w:type="spellEnd"/>
      <w:r w:rsidRPr="000765EA">
        <w:rPr>
          <w:lang w:val="en-US"/>
        </w:rPr>
        <w:t>, T</w:t>
      </w:r>
      <w:r>
        <w:rPr>
          <w:lang w:val="en-US"/>
        </w:rPr>
        <w:t>.</w:t>
      </w:r>
      <w:r w:rsidRPr="000765EA">
        <w:rPr>
          <w:lang w:val="en-US"/>
        </w:rPr>
        <w:t xml:space="preserve"> </w:t>
      </w:r>
      <w:r>
        <w:rPr>
          <w:lang w:val="en-US"/>
        </w:rPr>
        <w:t>[</w:t>
      </w:r>
      <w:r w:rsidRPr="000765EA">
        <w:rPr>
          <w:lang w:val="en-US"/>
        </w:rPr>
        <w:t>1998</w:t>
      </w:r>
      <w:r>
        <w:rPr>
          <w:lang w:val="en-US"/>
        </w:rPr>
        <w:t>]</w:t>
      </w:r>
      <w:r w:rsidRPr="000765EA">
        <w:rPr>
          <w:lang w:val="en-US"/>
        </w:rPr>
        <w:t xml:space="preserve">, The Effects of Speaking Rate on Listener Evaluations of Native and Foreign-Accented Speech. Language Learning, 48: 159-182. </w:t>
      </w:r>
      <w:proofErr w:type="spellStart"/>
      <w:r>
        <w:rPr>
          <w:lang w:val="en-US"/>
        </w:rPr>
        <w:t>doi</w:t>
      </w:r>
      <w:proofErr w:type="spellEnd"/>
      <w:r>
        <w:rPr>
          <w:lang w:val="en-US"/>
        </w:rPr>
        <w:t xml:space="preserve">: </w:t>
      </w:r>
      <w:hyperlink r:id="rId22" w:history="1">
        <w:r w:rsidRPr="009B24CC">
          <w:rPr>
            <w:rStyle w:val="Hyperlink"/>
            <w:lang w:val="en-US"/>
          </w:rPr>
          <w:t>https://doi.org/10.1111/1467-9922.00038</w:t>
        </w:r>
      </w:hyperlink>
      <w:r w:rsidRPr="007F0FA6">
        <w:rPr>
          <w:rFonts w:eastAsia="Times New Roman" w:cstheme="minorHAnsi"/>
          <w:lang w:val="en-US" w:eastAsia="nl-BE"/>
        </w:rPr>
        <w:t xml:space="preserve"> </w:t>
      </w:r>
    </w:p>
    <w:p w14:paraId="494E04C2" w14:textId="77777777" w:rsidR="003E4743" w:rsidRDefault="003E4743" w:rsidP="002F24D8">
      <w:pPr>
        <w:spacing w:line="240" w:lineRule="auto"/>
        <w:rPr>
          <w:rFonts w:eastAsia="Times New Roman" w:cstheme="minorHAnsi"/>
          <w:lang w:val="en-US" w:eastAsia="nl-BE"/>
        </w:rPr>
      </w:pPr>
      <w:r w:rsidRPr="000765EA">
        <w:rPr>
          <w:rFonts w:eastAsia="Times New Roman" w:cstheme="minorHAnsi"/>
          <w:lang w:val="en-US" w:eastAsia="nl-BE"/>
        </w:rPr>
        <w:t xml:space="preserve">[15] </w:t>
      </w:r>
      <w:r w:rsidRPr="000765EA">
        <w:rPr>
          <w:lang w:val="en-US"/>
        </w:rPr>
        <w:t xml:space="preserve">Munro, M. &amp; </w:t>
      </w:r>
      <w:proofErr w:type="spellStart"/>
      <w:r w:rsidRPr="000765EA">
        <w:rPr>
          <w:lang w:val="en-US"/>
        </w:rPr>
        <w:t>Derwing</w:t>
      </w:r>
      <w:proofErr w:type="spellEnd"/>
      <w:r w:rsidRPr="000765EA">
        <w:rPr>
          <w:lang w:val="en-US"/>
        </w:rPr>
        <w:t xml:space="preserve">, T. </w:t>
      </w:r>
      <w:r>
        <w:rPr>
          <w:lang w:val="en-US"/>
        </w:rPr>
        <w:t>[</w:t>
      </w:r>
      <w:r w:rsidRPr="000765EA">
        <w:rPr>
          <w:lang w:val="en-US"/>
        </w:rPr>
        <w:t>1999</w:t>
      </w:r>
      <w:r>
        <w:rPr>
          <w:lang w:val="en-US"/>
        </w:rPr>
        <w:t>]</w:t>
      </w:r>
      <w:r w:rsidRPr="000765EA">
        <w:rPr>
          <w:lang w:val="en-US"/>
        </w:rPr>
        <w:t xml:space="preserve">, Foreign Accent, Comprehensibility, and Intelligibility in the Speech of Second Language Learners. Language Learning, 49: 285-310. </w:t>
      </w:r>
      <w:hyperlink r:id="rId23" w:history="1">
        <w:r w:rsidRPr="000765EA">
          <w:rPr>
            <w:rStyle w:val="Hyperlink"/>
            <w:lang w:val="en-US"/>
          </w:rPr>
          <w:t>https://doi.org/10.1111/0023-8333.49.s1.8</w:t>
        </w:r>
      </w:hyperlink>
      <w:r w:rsidRPr="00062A1A">
        <w:rPr>
          <w:lang w:val="en-US"/>
        </w:rPr>
        <w:t xml:space="preserve">, </w:t>
      </w:r>
      <w:r>
        <w:rPr>
          <w:rFonts w:eastAsia="Times New Roman" w:cstheme="minorHAnsi"/>
          <w:lang w:val="en-US" w:eastAsia="nl-BE"/>
        </w:rPr>
        <w:t>pp</w:t>
      </w:r>
      <w:r w:rsidRPr="007F0FA6">
        <w:rPr>
          <w:rFonts w:eastAsia="Times New Roman" w:cstheme="minorHAnsi"/>
          <w:lang w:val="en-US" w:eastAsia="nl-BE"/>
        </w:rPr>
        <w:t>. 289</w:t>
      </w:r>
      <w:r>
        <w:rPr>
          <w:rFonts w:eastAsia="Times New Roman" w:cstheme="minorHAnsi"/>
          <w:lang w:val="en-US" w:eastAsia="nl-BE"/>
        </w:rPr>
        <w:t>.</w:t>
      </w:r>
    </w:p>
    <w:p w14:paraId="51195813" w14:textId="77777777" w:rsidR="003E4743" w:rsidRDefault="003E4743" w:rsidP="002F24D8">
      <w:pPr>
        <w:rPr>
          <w:lang w:val="en-US"/>
        </w:rPr>
      </w:pPr>
      <w:r w:rsidRPr="007F0FA6">
        <w:rPr>
          <w:rFonts w:eastAsia="Times New Roman" w:cstheme="minorHAnsi"/>
          <w:lang w:val="en-US" w:eastAsia="nl-BE"/>
        </w:rPr>
        <w:lastRenderedPageBreak/>
        <w:t>[1</w:t>
      </w:r>
      <w:r>
        <w:rPr>
          <w:rFonts w:eastAsia="Times New Roman" w:cstheme="minorHAnsi"/>
          <w:lang w:val="en-US" w:eastAsia="nl-BE"/>
        </w:rPr>
        <w:t>6</w:t>
      </w:r>
      <w:r w:rsidRPr="007F0FA6">
        <w:rPr>
          <w:rFonts w:eastAsia="Times New Roman" w:cstheme="minorHAnsi"/>
          <w:lang w:val="en-US" w:eastAsia="nl-BE"/>
        </w:rPr>
        <w:t xml:space="preserve">] </w:t>
      </w:r>
      <w:proofErr w:type="spellStart"/>
      <w:r w:rsidRPr="00062A1A">
        <w:rPr>
          <w:rStyle w:val="authors"/>
          <w:lang w:val="en-US"/>
        </w:rPr>
        <w:t>Ockey</w:t>
      </w:r>
      <w:proofErr w:type="spellEnd"/>
      <w:r>
        <w:rPr>
          <w:rStyle w:val="authors"/>
          <w:lang w:val="en-US"/>
        </w:rPr>
        <w:t xml:space="preserve">, G. &amp; </w:t>
      </w:r>
      <w:proofErr w:type="spellStart"/>
      <w:r w:rsidRPr="00062A1A">
        <w:rPr>
          <w:rStyle w:val="authors"/>
          <w:lang w:val="en-US"/>
        </w:rPr>
        <w:t>Papageorgiou</w:t>
      </w:r>
      <w:proofErr w:type="spellEnd"/>
      <w:r>
        <w:rPr>
          <w:rStyle w:val="authors"/>
          <w:lang w:val="en-US"/>
        </w:rPr>
        <w:t>, S.</w:t>
      </w:r>
      <w:r w:rsidRPr="00062A1A">
        <w:rPr>
          <w:rStyle w:val="authors"/>
          <w:lang w:val="en-US"/>
        </w:rPr>
        <w:t xml:space="preserve"> &amp; French</w:t>
      </w:r>
      <w:r>
        <w:rPr>
          <w:rStyle w:val="authors"/>
          <w:lang w:val="en-US"/>
        </w:rPr>
        <w:t>, R.</w:t>
      </w:r>
      <w:r w:rsidRPr="00062A1A">
        <w:rPr>
          <w:lang w:val="en-US"/>
        </w:rPr>
        <w:t xml:space="preserve"> </w:t>
      </w:r>
      <w:r>
        <w:rPr>
          <w:rStyle w:val="Date1"/>
          <w:lang w:val="en-US"/>
        </w:rPr>
        <w:t>[</w:t>
      </w:r>
      <w:r w:rsidRPr="00062A1A">
        <w:rPr>
          <w:rStyle w:val="Date1"/>
          <w:lang w:val="en-US"/>
        </w:rPr>
        <w:t>2016</w:t>
      </w:r>
      <w:r>
        <w:rPr>
          <w:rStyle w:val="Date1"/>
          <w:lang w:val="en-US"/>
        </w:rPr>
        <w:t>].</w:t>
      </w:r>
      <w:r w:rsidRPr="00062A1A">
        <w:rPr>
          <w:lang w:val="en-US"/>
        </w:rPr>
        <w:t xml:space="preserve"> </w:t>
      </w:r>
      <w:r w:rsidRPr="00062A1A">
        <w:rPr>
          <w:rStyle w:val="arttitle"/>
          <w:lang w:val="en-US"/>
        </w:rPr>
        <w:t>Effects of Strength of Accent on an L2</w:t>
      </w:r>
      <w:r>
        <w:rPr>
          <w:rStyle w:val="arttitle"/>
          <w:lang w:val="en-US"/>
        </w:rPr>
        <w:t xml:space="preserve"> </w:t>
      </w:r>
      <w:r w:rsidRPr="00062A1A">
        <w:rPr>
          <w:rStyle w:val="arttitle"/>
          <w:lang w:val="en-US"/>
        </w:rPr>
        <w:t>Interactive Lecture Listening Comprehension Test</w:t>
      </w:r>
      <w:r>
        <w:rPr>
          <w:rStyle w:val="arttitle"/>
          <w:lang w:val="en-US"/>
        </w:rPr>
        <w:t>.</w:t>
      </w:r>
      <w:r w:rsidRPr="00062A1A">
        <w:rPr>
          <w:lang w:val="en-US"/>
        </w:rPr>
        <w:t xml:space="preserve"> </w:t>
      </w:r>
      <w:r w:rsidRPr="00062A1A">
        <w:rPr>
          <w:rStyle w:val="serialtitle"/>
          <w:lang w:val="en-US"/>
        </w:rPr>
        <w:t>International Journal of Listening,</w:t>
      </w:r>
      <w:r w:rsidRPr="00062A1A">
        <w:rPr>
          <w:lang w:val="en-US"/>
        </w:rPr>
        <w:t xml:space="preserve"> </w:t>
      </w:r>
      <w:r w:rsidRPr="00062A1A">
        <w:rPr>
          <w:rStyle w:val="volumeissue"/>
          <w:lang w:val="en-US"/>
        </w:rPr>
        <w:t>30</w:t>
      </w:r>
      <w:r>
        <w:rPr>
          <w:rStyle w:val="volumeissue"/>
          <w:lang w:val="en-US"/>
        </w:rPr>
        <w:t>(</w:t>
      </w:r>
      <w:r w:rsidRPr="00062A1A">
        <w:rPr>
          <w:rStyle w:val="volumeissue"/>
          <w:lang w:val="en-US"/>
        </w:rPr>
        <w:t>1-2</w:t>
      </w:r>
      <w:r>
        <w:rPr>
          <w:rStyle w:val="volumeissue"/>
          <w:lang w:val="en-US"/>
        </w:rPr>
        <w:t>):</w:t>
      </w:r>
      <w:r w:rsidRPr="00062A1A">
        <w:rPr>
          <w:lang w:val="en-US"/>
        </w:rPr>
        <w:t xml:space="preserve"> </w:t>
      </w:r>
      <w:r w:rsidRPr="00062A1A">
        <w:rPr>
          <w:rStyle w:val="pagerange"/>
          <w:lang w:val="en-US"/>
        </w:rPr>
        <w:t>84-98</w:t>
      </w:r>
      <w:r>
        <w:rPr>
          <w:rStyle w:val="pagerange"/>
          <w:lang w:val="en-US"/>
        </w:rPr>
        <w:t>.</w:t>
      </w:r>
      <w:r w:rsidRPr="00062A1A">
        <w:rPr>
          <w:lang w:val="en-US"/>
        </w:rPr>
        <w:t xml:space="preserve"> </w:t>
      </w:r>
      <w:proofErr w:type="spellStart"/>
      <w:r>
        <w:rPr>
          <w:rStyle w:val="doilink"/>
          <w:lang w:val="en-US"/>
        </w:rPr>
        <w:t>doi</w:t>
      </w:r>
      <w:proofErr w:type="spellEnd"/>
      <w:r w:rsidRPr="00062A1A">
        <w:rPr>
          <w:rStyle w:val="doilink"/>
          <w:lang w:val="en-US"/>
        </w:rPr>
        <w:t xml:space="preserve">: </w:t>
      </w:r>
      <w:hyperlink r:id="rId24" w:history="1">
        <w:r w:rsidRPr="009B24CC">
          <w:rPr>
            <w:rStyle w:val="Hyperlink"/>
            <w:lang w:val="en-US"/>
          </w:rPr>
          <w:t>https://doi.org/10.1080/10904018.2015.1056877</w:t>
        </w:r>
      </w:hyperlink>
      <w:r>
        <w:rPr>
          <w:lang w:val="en-US"/>
        </w:rPr>
        <w:t>.</w:t>
      </w:r>
    </w:p>
    <w:p w14:paraId="5454A353" w14:textId="77777777" w:rsidR="003E4743" w:rsidRPr="007F0FA6" w:rsidRDefault="003E4743" w:rsidP="002F24D8">
      <w:pPr>
        <w:spacing w:line="240" w:lineRule="auto"/>
        <w:rPr>
          <w:rFonts w:eastAsia="Times New Roman" w:cstheme="minorHAnsi"/>
          <w:lang w:val="en-US" w:eastAsia="nl-BE"/>
        </w:rPr>
      </w:pPr>
      <w:r w:rsidRPr="007F0FA6">
        <w:rPr>
          <w:rFonts w:eastAsia="Times New Roman" w:cstheme="minorHAnsi"/>
          <w:lang w:val="en-US" w:eastAsia="nl-BE"/>
        </w:rPr>
        <w:t>[1</w:t>
      </w:r>
      <w:r>
        <w:rPr>
          <w:rFonts w:eastAsia="Times New Roman" w:cstheme="minorHAnsi"/>
          <w:lang w:val="en-US" w:eastAsia="nl-BE"/>
        </w:rPr>
        <w:t>7</w:t>
      </w:r>
      <w:r w:rsidRPr="007F0FA6">
        <w:rPr>
          <w:rFonts w:eastAsia="Times New Roman" w:cstheme="minorHAnsi"/>
          <w:lang w:val="en-US" w:eastAsia="nl-BE"/>
        </w:rPr>
        <w:t>] Rabe-</w:t>
      </w:r>
      <w:proofErr w:type="spellStart"/>
      <w:r w:rsidRPr="007F0FA6">
        <w:rPr>
          <w:rFonts w:eastAsia="Times New Roman" w:cstheme="minorHAnsi"/>
          <w:lang w:val="en-US" w:eastAsia="nl-BE"/>
        </w:rPr>
        <w:t>Hesketh</w:t>
      </w:r>
      <w:proofErr w:type="spellEnd"/>
      <w:r w:rsidRPr="007F0FA6">
        <w:rPr>
          <w:rFonts w:eastAsia="Times New Roman" w:cstheme="minorHAnsi"/>
          <w:lang w:val="en-US" w:eastAsia="nl-BE"/>
        </w:rPr>
        <w:t xml:space="preserve">, S., </w:t>
      </w:r>
      <w:proofErr w:type="spellStart"/>
      <w:r w:rsidRPr="007F0FA6">
        <w:rPr>
          <w:rFonts w:eastAsia="Times New Roman" w:cstheme="minorHAnsi"/>
          <w:lang w:val="en-US" w:eastAsia="nl-BE"/>
        </w:rPr>
        <w:t>Skrondal</w:t>
      </w:r>
      <w:proofErr w:type="spellEnd"/>
      <w:r w:rsidRPr="007F0FA6">
        <w:rPr>
          <w:rFonts w:eastAsia="Times New Roman" w:cstheme="minorHAnsi"/>
          <w:lang w:val="en-US" w:eastAsia="nl-BE"/>
        </w:rPr>
        <w:t>, A. and Pickles, A. [2004a]. Generalized multilevel structural equation modeling, Psychometrika 69(2): 167</w:t>
      </w:r>
      <w:r>
        <w:rPr>
          <w:rFonts w:eastAsia="Times New Roman" w:cstheme="minorHAnsi"/>
          <w:lang w:val="en-US" w:eastAsia="nl-BE"/>
        </w:rPr>
        <w:t>-</w:t>
      </w:r>
      <w:r w:rsidRPr="007F0FA6">
        <w:rPr>
          <w:rFonts w:eastAsia="Times New Roman" w:cstheme="minorHAnsi"/>
          <w:lang w:val="en-US" w:eastAsia="nl-BE"/>
        </w:rPr>
        <w:t xml:space="preserve">190. </w:t>
      </w:r>
      <w:proofErr w:type="spellStart"/>
      <w:r w:rsidRPr="007F0FA6">
        <w:rPr>
          <w:rFonts w:eastAsia="Times New Roman" w:cstheme="minorHAnsi"/>
          <w:lang w:val="en-US" w:eastAsia="nl-BE"/>
        </w:rPr>
        <w:t>doi</w:t>
      </w:r>
      <w:proofErr w:type="spellEnd"/>
      <w:r w:rsidRPr="007F0FA6">
        <w:rPr>
          <w:rFonts w:eastAsia="Times New Roman" w:cstheme="minorHAnsi"/>
          <w:lang w:val="en-US" w:eastAsia="nl-BE"/>
        </w:rPr>
        <w:t xml:space="preserve">: </w:t>
      </w:r>
      <w:hyperlink r:id="rId25" w:history="1">
        <w:r w:rsidRPr="007F0FA6">
          <w:rPr>
            <w:rStyle w:val="Hyperlink"/>
            <w:rFonts w:eastAsia="Times New Roman" w:cstheme="minorHAnsi"/>
            <w:lang w:val="en-US" w:eastAsia="nl-BE"/>
          </w:rPr>
          <w:t>https://www.doi.org/10.1007/BF02295939</w:t>
        </w:r>
      </w:hyperlink>
      <w:r w:rsidRPr="007F0FA6">
        <w:rPr>
          <w:rFonts w:eastAsia="Times New Roman" w:cstheme="minorHAnsi"/>
          <w:lang w:val="en-US" w:eastAsia="nl-BE"/>
        </w:rPr>
        <w:t>.</w:t>
      </w:r>
    </w:p>
    <w:p w14:paraId="4E0A797F" w14:textId="77777777" w:rsidR="003E4743" w:rsidRPr="007F0FA6" w:rsidRDefault="003E4743" w:rsidP="002F24D8">
      <w:pPr>
        <w:spacing w:line="240" w:lineRule="auto"/>
        <w:rPr>
          <w:rFonts w:eastAsia="Times New Roman" w:cstheme="minorHAnsi"/>
          <w:lang w:val="en-US" w:eastAsia="nl-BE"/>
        </w:rPr>
      </w:pPr>
      <w:r w:rsidRPr="007F0FA6">
        <w:rPr>
          <w:rFonts w:eastAsia="Times New Roman" w:cstheme="minorHAnsi"/>
          <w:lang w:val="en-US" w:eastAsia="nl-BE"/>
        </w:rPr>
        <w:t>[1</w:t>
      </w:r>
      <w:r>
        <w:rPr>
          <w:rFonts w:eastAsia="Times New Roman" w:cstheme="minorHAnsi"/>
          <w:lang w:val="en-US" w:eastAsia="nl-BE"/>
        </w:rPr>
        <w:t>8</w:t>
      </w:r>
      <w:r w:rsidRPr="007F0FA6">
        <w:rPr>
          <w:rFonts w:eastAsia="Times New Roman" w:cstheme="minorHAnsi"/>
          <w:lang w:val="en-US" w:eastAsia="nl-BE"/>
        </w:rPr>
        <w:t>] Rabe-</w:t>
      </w:r>
      <w:proofErr w:type="spellStart"/>
      <w:r w:rsidRPr="007F0FA6">
        <w:rPr>
          <w:rFonts w:eastAsia="Times New Roman" w:cstheme="minorHAnsi"/>
          <w:lang w:val="en-US" w:eastAsia="nl-BE"/>
        </w:rPr>
        <w:t>Hesketh</w:t>
      </w:r>
      <w:proofErr w:type="spellEnd"/>
      <w:r w:rsidRPr="007F0FA6">
        <w:rPr>
          <w:rFonts w:eastAsia="Times New Roman" w:cstheme="minorHAnsi"/>
          <w:lang w:val="en-US" w:eastAsia="nl-BE"/>
        </w:rPr>
        <w:t xml:space="preserve">, S., </w:t>
      </w:r>
      <w:proofErr w:type="spellStart"/>
      <w:r w:rsidRPr="007F0FA6">
        <w:rPr>
          <w:rFonts w:eastAsia="Times New Roman" w:cstheme="minorHAnsi"/>
          <w:lang w:val="en-US" w:eastAsia="nl-BE"/>
        </w:rPr>
        <w:t>Skrondal</w:t>
      </w:r>
      <w:proofErr w:type="spellEnd"/>
      <w:r w:rsidRPr="007F0FA6">
        <w:rPr>
          <w:rFonts w:eastAsia="Times New Roman" w:cstheme="minorHAnsi"/>
          <w:lang w:val="en-US" w:eastAsia="nl-BE"/>
        </w:rPr>
        <w:t xml:space="preserve">, A. and Pickles, A. [2004b]. GLLAMM Manual, UC Berkeley Division of Biostatistics. url: </w:t>
      </w:r>
      <w:hyperlink r:id="rId26" w:history="1">
        <w:r w:rsidRPr="007F0FA6">
          <w:rPr>
            <w:rStyle w:val="Hyperlink"/>
            <w:rFonts w:eastAsia="Times New Roman" w:cstheme="minorHAnsi"/>
            <w:lang w:val="en-US" w:eastAsia="nl-BE"/>
          </w:rPr>
          <w:t>http://www.biostat.jhsph.edu/fdominic/teaching/bio656/software-gllamm.manual.pdf</w:t>
        </w:r>
      </w:hyperlink>
      <w:r w:rsidRPr="007F0FA6">
        <w:rPr>
          <w:rFonts w:eastAsia="Times New Roman" w:cstheme="minorHAnsi"/>
          <w:lang w:val="en-US" w:eastAsia="nl-BE"/>
        </w:rPr>
        <w:t>.</w:t>
      </w:r>
    </w:p>
    <w:p w14:paraId="02E3EEE2" w14:textId="77777777" w:rsidR="003E4743" w:rsidRPr="007F0FA6" w:rsidRDefault="003E4743" w:rsidP="002F24D8">
      <w:pPr>
        <w:spacing w:line="240" w:lineRule="auto"/>
        <w:rPr>
          <w:rFonts w:eastAsia="Times New Roman" w:cstheme="minorHAnsi"/>
          <w:lang w:val="en-US" w:eastAsia="nl-BE"/>
        </w:rPr>
      </w:pPr>
      <w:r w:rsidRPr="007F0FA6">
        <w:rPr>
          <w:rFonts w:eastAsia="Times New Roman" w:cstheme="minorHAnsi"/>
          <w:lang w:val="en-US" w:eastAsia="nl-BE"/>
        </w:rPr>
        <w:t>[1</w:t>
      </w:r>
      <w:r>
        <w:rPr>
          <w:rFonts w:eastAsia="Times New Roman" w:cstheme="minorHAnsi"/>
          <w:lang w:val="en-US" w:eastAsia="nl-BE"/>
        </w:rPr>
        <w:t>9</w:t>
      </w:r>
      <w:r w:rsidRPr="007F0FA6">
        <w:rPr>
          <w:rFonts w:eastAsia="Times New Roman" w:cstheme="minorHAnsi"/>
          <w:lang w:val="en-US" w:eastAsia="nl-BE"/>
        </w:rPr>
        <w:t>] Rabe-</w:t>
      </w:r>
      <w:proofErr w:type="spellStart"/>
      <w:r w:rsidRPr="007F0FA6">
        <w:rPr>
          <w:rFonts w:eastAsia="Times New Roman" w:cstheme="minorHAnsi"/>
          <w:lang w:val="en-US" w:eastAsia="nl-BE"/>
        </w:rPr>
        <w:t>Hesketh</w:t>
      </w:r>
      <w:proofErr w:type="spellEnd"/>
      <w:r w:rsidRPr="007F0FA6">
        <w:rPr>
          <w:rFonts w:eastAsia="Times New Roman" w:cstheme="minorHAnsi"/>
          <w:lang w:val="en-US" w:eastAsia="nl-BE"/>
        </w:rPr>
        <w:t xml:space="preserve">, S., </w:t>
      </w:r>
      <w:proofErr w:type="spellStart"/>
      <w:r w:rsidRPr="007F0FA6">
        <w:rPr>
          <w:rFonts w:eastAsia="Times New Roman" w:cstheme="minorHAnsi"/>
          <w:lang w:val="en-US" w:eastAsia="nl-BE"/>
        </w:rPr>
        <w:t>Skrondal</w:t>
      </w:r>
      <w:proofErr w:type="spellEnd"/>
      <w:r w:rsidRPr="007F0FA6">
        <w:rPr>
          <w:rFonts w:eastAsia="Times New Roman" w:cstheme="minorHAnsi"/>
          <w:lang w:val="en-US" w:eastAsia="nl-BE"/>
        </w:rPr>
        <w:t>, A. and Pickles, A. [2004c]. Maximum likelihood estimation of limited and discrete dependent variable models with nested random eﬀects, Journal of Econometrics 128(2): 301</w:t>
      </w:r>
      <w:r>
        <w:rPr>
          <w:rFonts w:eastAsia="Times New Roman" w:cstheme="minorHAnsi"/>
          <w:lang w:val="en-US" w:eastAsia="nl-BE"/>
        </w:rPr>
        <w:t>-</w:t>
      </w:r>
      <w:r w:rsidRPr="007F0FA6">
        <w:rPr>
          <w:rFonts w:eastAsia="Times New Roman" w:cstheme="minorHAnsi"/>
          <w:lang w:val="en-US" w:eastAsia="nl-BE"/>
        </w:rPr>
        <w:t xml:space="preserve">323. </w:t>
      </w:r>
      <w:proofErr w:type="spellStart"/>
      <w:r w:rsidRPr="007F0FA6">
        <w:rPr>
          <w:rFonts w:eastAsia="Times New Roman" w:cstheme="minorHAnsi"/>
          <w:lang w:val="en-US" w:eastAsia="nl-BE"/>
        </w:rPr>
        <w:t>doi</w:t>
      </w:r>
      <w:proofErr w:type="spellEnd"/>
      <w:r w:rsidRPr="007F0FA6">
        <w:rPr>
          <w:rFonts w:eastAsia="Times New Roman" w:cstheme="minorHAnsi"/>
          <w:lang w:val="en-US" w:eastAsia="nl-BE"/>
        </w:rPr>
        <w:t xml:space="preserve">: </w:t>
      </w:r>
      <w:hyperlink r:id="rId27" w:history="1">
        <w:r w:rsidRPr="007F0FA6">
          <w:rPr>
            <w:rStyle w:val="Hyperlink"/>
            <w:rFonts w:eastAsia="Times New Roman" w:cstheme="minorHAnsi"/>
            <w:lang w:val="en-US" w:eastAsia="nl-BE"/>
          </w:rPr>
          <w:t>https://www.doi.org/10.1016/j.jeconom.2004.08.017</w:t>
        </w:r>
      </w:hyperlink>
      <w:r w:rsidRPr="007F0FA6">
        <w:rPr>
          <w:rFonts w:eastAsia="Times New Roman" w:cstheme="minorHAnsi"/>
          <w:lang w:val="en-US" w:eastAsia="nl-BE"/>
        </w:rPr>
        <w:t xml:space="preserve">. url: </w:t>
      </w:r>
      <w:hyperlink r:id="rId28" w:history="1">
        <w:r w:rsidRPr="007F0FA6">
          <w:rPr>
            <w:rStyle w:val="Hyperlink"/>
            <w:rFonts w:eastAsia="Times New Roman" w:cstheme="minorHAnsi"/>
            <w:lang w:val="en-US" w:eastAsia="nl-BE"/>
          </w:rPr>
          <w:t>http://www.sciencedirect.com/science/article/pii/S0304407604001599</w:t>
        </w:r>
      </w:hyperlink>
      <w:r w:rsidRPr="007F0FA6">
        <w:rPr>
          <w:rFonts w:eastAsia="Times New Roman" w:cstheme="minorHAnsi"/>
          <w:lang w:val="en-US" w:eastAsia="nl-BE"/>
        </w:rPr>
        <w:t>.</w:t>
      </w:r>
    </w:p>
    <w:p w14:paraId="7D4FFD3C" w14:textId="77777777" w:rsidR="003E4743" w:rsidRPr="007F0FA6" w:rsidRDefault="003E4743" w:rsidP="002F24D8">
      <w:pPr>
        <w:spacing w:line="240" w:lineRule="auto"/>
        <w:rPr>
          <w:rFonts w:eastAsia="Times New Roman" w:cstheme="minorHAnsi"/>
          <w:lang w:val="en-US" w:eastAsia="nl-BE"/>
        </w:rPr>
      </w:pPr>
      <w:r w:rsidRPr="007F0FA6">
        <w:rPr>
          <w:rFonts w:eastAsia="Times New Roman" w:cstheme="minorHAnsi"/>
          <w:lang w:val="en-US" w:eastAsia="nl-BE"/>
        </w:rPr>
        <w:t>[</w:t>
      </w:r>
      <w:r>
        <w:rPr>
          <w:rFonts w:eastAsia="Times New Roman" w:cstheme="minorHAnsi"/>
          <w:lang w:val="en-US" w:eastAsia="nl-BE"/>
        </w:rPr>
        <w:t>20</w:t>
      </w:r>
      <w:r w:rsidRPr="007F0FA6">
        <w:rPr>
          <w:rFonts w:eastAsia="Times New Roman" w:cstheme="minorHAnsi"/>
          <w:lang w:val="en-US" w:eastAsia="nl-BE"/>
        </w:rPr>
        <w:t>] Rabe-</w:t>
      </w:r>
      <w:proofErr w:type="spellStart"/>
      <w:r w:rsidRPr="007F0FA6">
        <w:rPr>
          <w:rFonts w:eastAsia="Times New Roman" w:cstheme="minorHAnsi"/>
          <w:lang w:val="en-US" w:eastAsia="nl-BE"/>
        </w:rPr>
        <w:t>Hesketh</w:t>
      </w:r>
      <w:proofErr w:type="spellEnd"/>
      <w:r w:rsidRPr="007F0FA6">
        <w:rPr>
          <w:rFonts w:eastAsia="Times New Roman" w:cstheme="minorHAnsi"/>
          <w:lang w:val="en-US" w:eastAsia="nl-BE"/>
        </w:rPr>
        <w:t xml:space="preserve">, S., </w:t>
      </w:r>
      <w:proofErr w:type="spellStart"/>
      <w:r w:rsidRPr="007F0FA6">
        <w:rPr>
          <w:rFonts w:eastAsia="Times New Roman" w:cstheme="minorHAnsi"/>
          <w:lang w:val="en-US" w:eastAsia="nl-BE"/>
        </w:rPr>
        <w:t>Skrondal</w:t>
      </w:r>
      <w:proofErr w:type="spellEnd"/>
      <w:r w:rsidRPr="007F0FA6">
        <w:rPr>
          <w:rFonts w:eastAsia="Times New Roman" w:cstheme="minorHAnsi"/>
          <w:lang w:val="en-US" w:eastAsia="nl-BE"/>
        </w:rPr>
        <w:t>, A. and Zheng, X. [2012]. Multilevel structural equation modeling, in R. Hoyle (ed.), Handbook of Structural Equation Modeling, The Guilford Press, chapter 30, pp. 512</w:t>
      </w:r>
      <w:r>
        <w:rPr>
          <w:rFonts w:eastAsia="Times New Roman" w:cstheme="minorHAnsi"/>
          <w:lang w:val="en-US" w:eastAsia="nl-BE"/>
        </w:rPr>
        <w:t>-</w:t>
      </w:r>
      <w:r w:rsidRPr="007F0FA6">
        <w:rPr>
          <w:rFonts w:eastAsia="Times New Roman" w:cstheme="minorHAnsi"/>
          <w:lang w:val="en-US" w:eastAsia="nl-BE"/>
        </w:rPr>
        <w:t>531.</w:t>
      </w:r>
    </w:p>
    <w:p w14:paraId="00B2DC4A" w14:textId="77777777" w:rsidR="003E4743" w:rsidRPr="007F0FA6" w:rsidRDefault="003E4743" w:rsidP="002F24D8">
      <w:pPr>
        <w:spacing w:line="240" w:lineRule="auto"/>
        <w:rPr>
          <w:rFonts w:eastAsia="Times New Roman" w:cstheme="minorHAnsi"/>
          <w:lang w:val="en-US" w:eastAsia="nl-BE"/>
        </w:rPr>
      </w:pPr>
      <w:r w:rsidRPr="007F0FA6">
        <w:rPr>
          <w:rFonts w:eastAsia="Times New Roman" w:cstheme="minorHAnsi"/>
          <w:lang w:val="en-US" w:eastAsia="nl-BE"/>
        </w:rPr>
        <w:t>[2</w:t>
      </w:r>
      <w:r>
        <w:rPr>
          <w:rFonts w:eastAsia="Times New Roman" w:cstheme="minorHAnsi"/>
          <w:lang w:val="en-US" w:eastAsia="nl-BE"/>
        </w:rPr>
        <w:t>1</w:t>
      </w:r>
      <w:r w:rsidRPr="007F0FA6">
        <w:rPr>
          <w:rFonts w:eastAsia="Times New Roman" w:cstheme="minorHAnsi"/>
          <w:lang w:val="en-US" w:eastAsia="nl-BE"/>
        </w:rPr>
        <w:t>] Rowe, B. and Levine, D. [2018]. A Concise Introduction to Linguistics, Routledge.</w:t>
      </w:r>
    </w:p>
    <w:p w14:paraId="68B9C63E" w14:textId="77777777" w:rsidR="003E4743" w:rsidRDefault="003E4743" w:rsidP="002F24D8">
      <w:pPr>
        <w:spacing w:line="240" w:lineRule="auto"/>
        <w:rPr>
          <w:rFonts w:eastAsia="Times New Roman"/>
          <w:lang w:val="en-US"/>
        </w:rPr>
      </w:pPr>
      <w:r w:rsidRPr="007F0FA6">
        <w:rPr>
          <w:rFonts w:eastAsia="Times New Roman"/>
          <w:lang w:val="en-US"/>
        </w:rPr>
        <w:t>[2</w:t>
      </w:r>
      <w:r>
        <w:rPr>
          <w:rFonts w:eastAsia="Times New Roman"/>
          <w:lang w:val="en-US"/>
        </w:rPr>
        <w:t>2</w:t>
      </w:r>
      <w:r w:rsidRPr="007F0FA6">
        <w:rPr>
          <w:rFonts w:eastAsia="Times New Roman"/>
          <w:lang w:val="en-US"/>
        </w:rPr>
        <w:t>] Shannon, C. [1948]. A mathematical theory of communication, The Bell System Technical Journal 27(3): 379</w:t>
      </w:r>
      <w:r>
        <w:rPr>
          <w:rFonts w:eastAsia="Times New Roman"/>
          <w:lang w:val="en-US"/>
        </w:rPr>
        <w:t>-</w:t>
      </w:r>
      <w:r w:rsidRPr="007F0FA6">
        <w:rPr>
          <w:rFonts w:eastAsia="Times New Roman"/>
          <w:lang w:val="en-US"/>
        </w:rPr>
        <w:t xml:space="preserve">423. </w:t>
      </w:r>
      <w:proofErr w:type="spellStart"/>
      <w:r w:rsidRPr="007F0FA6">
        <w:rPr>
          <w:rFonts w:eastAsia="Times New Roman"/>
          <w:lang w:val="en-US"/>
        </w:rPr>
        <w:t>doi</w:t>
      </w:r>
      <w:proofErr w:type="spellEnd"/>
      <w:r w:rsidRPr="007F0FA6">
        <w:rPr>
          <w:rFonts w:eastAsia="Times New Roman"/>
          <w:lang w:val="en-US"/>
        </w:rPr>
        <w:t xml:space="preserve">: </w:t>
      </w:r>
      <w:hyperlink r:id="rId29" w:history="1">
        <w:r w:rsidRPr="007F0FA6">
          <w:rPr>
            <w:rStyle w:val="Hyperlink"/>
            <w:rFonts w:eastAsia="Times New Roman"/>
            <w:lang w:val="en-US"/>
          </w:rPr>
          <w:t>https://doi.org/10.1002/j.1538-7305.1948.tb01338.x</w:t>
        </w:r>
      </w:hyperlink>
      <w:r w:rsidRPr="007F0FA6">
        <w:rPr>
          <w:rFonts w:eastAsia="Times New Roman"/>
          <w:lang w:val="en-US"/>
        </w:rPr>
        <w:t>.</w:t>
      </w:r>
    </w:p>
    <w:p w14:paraId="39F71DAE" w14:textId="77777777" w:rsidR="003E4743" w:rsidRPr="007F0FA6" w:rsidRDefault="003E4743" w:rsidP="002F24D8">
      <w:pPr>
        <w:spacing w:line="240" w:lineRule="auto"/>
        <w:rPr>
          <w:rFonts w:eastAsia="Times New Roman"/>
          <w:lang w:val="en-US"/>
        </w:rPr>
      </w:pPr>
      <w:r>
        <w:rPr>
          <w:rFonts w:eastAsia="Times New Roman"/>
          <w:lang w:val="en-US"/>
        </w:rPr>
        <w:t xml:space="preserve">[23] </w:t>
      </w:r>
      <w:proofErr w:type="spellStart"/>
      <w:r w:rsidRPr="007F0FA6">
        <w:rPr>
          <w:rFonts w:eastAsia="Times New Roman"/>
          <w:lang w:val="en-US"/>
        </w:rPr>
        <w:t>Skrondal</w:t>
      </w:r>
      <w:proofErr w:type="spellEnd"/>
      <w:r w:rsidRPr="007F0FA6">
        <w:rPr>
          <w:rFonts w:eastAsia="Times New Roman"/>
          <w:lang w:val="en-US"/>
        </w:rPr>
        <w:t>, A. and Rabe-</w:t>
      </w:r>
      <w:proofErr w:type="spellStart"/>
      <w:r w:rsidRPr="007F0FA6">
        <w:rPr>
          <w:rFonts w:eastAsia="Times New Roman"/>
          <w:lang w:val="en-US"/>
        </w:rPr>
        <w:t>Hesketh</w:t>
      </w:r>
      <w:proofErr w:type="spellEnd"/>
      <w:r w:rsidRPr="007F0FA6">
        <w:rPr>
          <w:rFonts w:eastAsia="Times New Roman"/>
          <w:lang w:val="en-US"/>
        </w:rPr>
        <w:t>, S. [2004]. Generalized Latent Variable Modeling: Multilevel, Longitudinal, and Structural Equation Models, Interdisciplinary Statistics, Chapman Hall/CRC Press.</w:t>
      </w:r>
    </w:p>
    <w:p w14:paraId="583A6364" w14:textId="77777777" w:rsidR="003E4743" w:rsidRDefault="003E4743" w:rsidP="002F24D8">
      <w:pPr>
        <w:spacing w:line="240" w:lineRule="auto"/>
        <w:rPr>
          <w:rFonts w:eastAsia="Times New Roman"/>
          <w:lang w:val="en-US"/>
        </w:rPr>
      </w:pPr>
      <w:r w:rsidRPr="007F0FA6">
        <w:rPr>
          <w:rFonts w:eastAsia="Times New Roman"/>
          <w:lang w:val="en-US"/>
        </w:rPr>
        <w:t>[2</w:t>
      </w:r>
      <w:r>
        <w:rPr>
          <w:rFonts w:eastAsia="Times New Roman"/>
          <w:lang w:val="en-US"/>
        </w:rPr>
        <w:t>4</w:t>
      </w:r>
      <w:r w:rsidRPr="007F0FA6">
        <w:rPr>
          <w:rFonts w:eastAsia="Times New Roman"/>
          <w:lang w:val="en-US"/>
        </w:rPr>
        <w:t xml:space="preserve">] </w:t>
      </w:r>
      <w:r>
        <w:rPr>
          <w:lang w:val="en-US"/>
        </w:rPr>
        <w:t>Smith</w:t>
      </w:r>
      <w:r w:rsidRPr="002A0D2D">
        <w:rPr>
          <w:lang w:val="en-US"/>
        </w:rPr>
        <w:t xml:space="preserve">, L. </w:t>
      </w:r>
      <w:r>
        <w:rPr>
          <w:lang w:val="en-US"/>
        </w:rPr>
        <w:t>&amp;</w:t>
      </w:r>
      <w:r w:rsidRPr="002A0D2D">
        <w:rPr>
          <w:lang w:val="en-US"/>
        </w:rPr>
        <w:t xml:space="preserve"> </w:t>
      </w:r>
      <w:r>
        <w:rPr>
          <w:lang w:val="en-US"/>
        </w:rPr>
        <w:t>Nelson</w:t>
      </w:r>
      <w:r w:rsidRPr="002A0D2D">
        <w:rPr>
          <w:lang w:val="en-US"/>
        </w:rPr>
        <w:t xml:space="preserve">, C. </w:t>
      </w:r>
      <w:r>
        <w:rPr>
          <w:lang w:val="en-US"/>
        </w:rPr>
        <w:t>[</w:t>
      </w:r>
      <w:r w:rsidRPr="002A0D2D">
        <w:rPr>
          <w:lang w:val="en-US"/>
        </w:rPr>
        <w:t>1985</w:t>
      </w:r>
      <w:r>
        <w:rPr>
          <w:lang w:val="en-US"/>
        </w:rPr>
        <w:t>].</w:t>
      </w:r>
      <w:r w:rsidRPr="002A0D2D">
        <w:rPr>
          <w:lang w:val="en-US"/>
        </w:rPr>
        <w:t xml:space="preserve"> International intelligibility of English: directions and resources. World </w:t>
      </w:r>
      <w:proofErr w:type="spellStart"/>
      <w:r w:rsidRPr="002A0D2D">
        <w:rPr>
          <w:lang w:val="en-US"/>
        </w:rPr>
        <w:t>Englishes</w:t>
      </w:r>
      <w:proofErr w:type="spellEnd"/>
      <w:r w:rsidRPr="002A0D2D">
        <w:rPr>
          <w:lang w:val="en-US"/>
        </w:rPr>
        <w:t xml:space="preserve">, 4: 333-342. </w:t>
      </w:r>
      <w:proofErr w:type="spellStart"/>
      <w:r>
        <w:rPr>
          <w:lang w:val="en-US"/>
        </w:rPr>
        <w:t>doi</w:t>
      </w:r>
      <w:proofErr w:type="spellEnd"/>
      <w:r>
        <w:rPr>
          <w:lang w:val="en-US"/>
        </w:rPr>
        <w:t xml:space="preserve">: </w:t>
      </w:r>
      <w:hyperlink r:id="rId30" w:history="1">
        <w:r w:rsidRPr="009B24CC">
          <w:rPr>
            <w:rStyle w:val="Hyperlink"/>
            <w:lang w:val="en-US"/>
          </w:rPr>
          <w:t>https://doi.org/10.1111/j.1467-971X.1985.tb00423.x</w:t>
        </w:r>
      </w:hyperlink>
    </w:p>
    <w:p w14:paraId="5303E299" w14:textId="77777777" w:rsidR="003E4743" w:rsidRPr="003E4743" w:rsidRDefault="003E4743" w:rsidP="002F24D8">
      <w:pPr>
        <w:spacing w:line="240" w:lineRule="auto"/>
        <w:rPr>
          <w:rStyle w:val="identifier"/>
          <w:lang w:val="en-US"/>
        </w:rPr>
      </w:pPr>
      <w:r>
        <w:rPr>
          <w:lang w:val="en-US"/>
        </w:rPr>
        <w:t xml:space="preserve">[25] </w:t>
      </w:r>
      <w:r w:rsidRPr="00B00A0D">
        <w:rPr>
          <w:lang w:val="en-US"/>
        </w:rPr>
        <w:t xml:space="preserve">Stevens, S. (1946). On the theory of scales of measurement. </w:t>
      </w:r>
      <w:r w:rsidRPr="0096589E">
        <w:rPr>
          <w:rStyle w:val="Nadruk"/>
          <w:i w:val="0"/>
          <w:iCs w:val="0"/>
          <w:lang w:val="en-US"/>
        </w:rPr>
        <w:t>Science, 103</w:t>
      </w:r>
      <w:r w:rsidRPr="0096589E">
        <w:rPr>
          <w:lang w:val="en-US"/>
        </w:rPr>
        <w:t>:</w:t>
      </w:r>
      <w:r w:rsidRPr="00B25CF3">
        <w:rPr>
          <w:lang w:val="en-US"/>
        </w:rPr>
        <w:t xml:space="preserve"> 677</w:t>
      </w:r>
      <w:r>
        <w:rPr>
          <w:lang w:val="en-US"/>
        </w:rPr>
        <w:t>-</w:t>
      </w:r>
      <w:r w:rsidRPr="00B25CF3">
        <w:rPr>
          <w:lang w:val="en-US"/>
        </w:rPr>
        <w:t>680.</w:t>
      </w:r>
      <w:r>
        <w:rPr>
          <w:lang w:val="en-US"/>
        </w:rPr>
        <w:t xml:space="preserve"> Doi: </w:t>
      </w:r>
      <w:hyperlink r:id="rId31" w:history="1">
        <w:r w:rsidRPr="009B24CC">
          <w:rPr>
            <w:rStyle w:val="Hyperlink"/>
            <w:lang w:val="en-US"/>
          </w:rPr>
          <w:t>https://doi.org/</w:t>
        </w:r>
        <w:r w:rsidRPr="003E4743">
          <w:rPr>
            <w:rStyle w:val="Hyperlink"/>
            <w:lang w:val="en-US"/>
          </w:rPr>
          <w:t>10.1126/science.103.2684.677</w:t>
        </w:r>
      </w:hyperlink>
      <w:r w:rsidRPr="003E4743">
        <w:rPr>
          <w:rStyle w:val="identifier"/>
          <w:lang w:val="en-US"/>
        </w:rPr>
        <w:t>.</w:t>
      </w:r>
    </w:p>
    <w:p w14:paraId="5718D74E" w14:textId="77777777" w:rsidR="003E4743" w:rsidRPr="007F0FA6" w:rsidRDefault="003E4743" w:rsidP="002F24D8">
      <w:pPr>
        <w:spacing w:line="240" w:lineRule="auto"/>
        <w:rPr>
          <w:lang w:val="en-US"/>
        </w:rPr>
      </w:pPr>
      <w:r w:rsidRPr="007F0FA6">
        <w:rPr>
          <w:lang w:val="en-US"/>
        </w:rPr>
        <w:t>[2</w:t>
      </w:r>
      <w:r>
        <w:rPr>
          <w:lang w:val="en-US"/>
        </w:rPr>
        <w:t>6</w:t>
      </w:r>
      <w:r w:rsidRPr="007F0FA6">
        <w:rPr>
          <w:lang w:val="en-US"/>
        </w:rPr>
        <w:t xml:space="preserve">] van </w:t>
      </w:r>
      <w:proofErr w:type="spellStart"/>
      <w:r w:rsidRPr="007F0FA6">
        <w:rPr>
          <w:lang w:val="en-US"/>
        </w:rPr>
        <w:t>Heuven</w:t>
      </w:r>
      <w:proofErr w:type="spellEnd"/>
      <w:r w:rsidRPr="007F0FA6">
        <w:rPr>
          <w:lang w:val="en-US"/>
        </w:rPr>
        <w:t>, V. [2008]. Making sense of strange sounds: (mutual) intelligibility of related language varieties. a review, International Journal of Humanities and Arts Computing 2(1-2): 39</w:t>
      </w:r>
      <w:r>
        <w:rPr>
          <w:lang w:val="en-US"/>
        </w:rPr>
        <w:t>-</w:t>
      </w:r>
      <w:r w:rsidRPr="007F0FA6">
        <w:rPr>
          <w:lang w:val="en-US"/>
        </w:rPr>
        <w:t xml:space="preserve">62. </w:t>
      </w:r>
      <w:proofErr w:type="spellStart"/>
      <w:r w:rsidRPr="007F0FA6">
        <w:rPr>
          <w:lang w:val="en-US"/>
        </w:rPr>
        <w:t>doi</w:t>
      </w:r>
      <w:proofErr w:type="spellEnd"/>
      <w:r w:rsidRPr="007F0FA6">
        <w:rPr>
          <w:lang w:val="en-US"/>
        </w:rPr>
        <w:t xml:space="preserve">: </w:t>
      </w:r>
      <w:hyperlink r:id="rId32" w:history="1">
        <w:r w:rsidRPr="007F0FA6">
          <w:rPr>
            <w:rStyle w:val="Hyperlink"/>
            <w:lang w:val="en-US"/>
          </w:rPr>
          <w:t>https://doi.org/10.3366/E1753854809000305</w:t>
        </w:r>
      </w:hyperlink>
      <w:r w:rsidRPr="007F0FA6">
        <w:rPr>
          <w:lang w:val="en-US"/>
        </w:rPr>
        <w:t>.</w:t>
      </w:r>
    </w:p>
    <w:p w14:paraId="6F08AF5D" w14:textId="77777777" w:rsidR="003E4743" w:rsidRPr="00D12C18" w:rsidRDefault="003E4743" w:rsidP="002F24D8">
      <w:pPr>
        <w:spacing w:line="240" w:lineRule="auto"/>
        <w:rPr>
          <w:lang w:val="en-US"/>
        </w:rPr>
      </w:pPr>
      <w:r w:rsidRPr="007F0FA6">
        <w:rPr>
          <w:rFonts w:eastAsia="Times New Roman"/>
          <w:lang w:val="en-US"/>
        </w:rPr>
        <w:t>[2</w:t>
      </w:r>
      <w:r>
        <w:rPr>
          <w:rFonts w:eastAsia="Times New Roman"/>
          <w:lang w:val="en-US"/>
        </w:rPr>
        <w:t>7</w:t>
      </w:r>
      <w:r w:rsidRPr="007F0FA6">
        <w:rPr>
          <w:rFonts w:eastAsia="Times New Roman"/>
          <w:lang w:val="en-US"/>
        </w:rPr>
        <w:t xml:space="preserve">] </w:t>
      </w:r>
      <w:r w:rsidRPr="00D12C18">
        <w:rPr>
          <w:lang w:val="en-US"/>
        </w:rPr>
        <w:t xml:space="preserve">Varonis, E. &amp; </w:t>
      </w:r>
      <w:proofErr w:type="spellStart"/>
      <w:r w:rsidRPr="00D12C18">
        <w:rPr>
          <w:lang w:val="en-US"/>
        </w:rPr>
        <w:t>Gass</w:t>
      </w:r>
      <w:proofErr w:type="spellEnd"/>
      <w:r w:rsidRPr="00D12C18">
        <w:rPr>
          <w:lang w:val="en-US"/>
        </w:rPr>
        <w:t xml:space="preserve">, S. </w:t>
      </w:r>
      <w:r>
        <w:rPr>
          <w:lang w:val="en-US"/>
        </w:rPr>
        <w:t>[</w:t>
      </w:r>
      <w:r w:rsidRPr="00D12C18">
        <w:rPr>
          <w:lang w:val="en-US"/>
        </w:rPr>
        <w:t>1985</w:t>
      </w:r>
      <w:r>
        <w:rPr>
          <w:lang w:val="en-US"/>
        </w:rPr>
        <w:t>]</w:t>
      </w:r>
      <w:r w:rsidRPr="00D12C18">
        <w:rPr>
          <w:lang w:val="en-US"/>
        </w:rPr>
        <w:t xml:space="preserve">. Non-native/non-native conversation: A model for negotiation of meaning. Applied Linguistics, 6: 71-90. </w:t>
      </w:r>
      <w:proofErr w:type="spellStart"/>
      <w:r w:rsidRPr="00D12C18">
        <w:rPr>
          <w:lang w:val="en-US"/>
        </w:rPr>
        <w:t>doi</w:t>
      </w:r>
      <w:proofErr w:type="spellEnd"/>
      <w:r w:rsidRPr="00D12C18">
        <w:rPr>
          <w:lang w:val="en-US"/>
        </w:rPr>
        <w:t xml:space="preserve">: </w:t>
      </w:r>
      <w:hyperlink r:id="rId33" w:history="1">
        <w:r w:rsidRPr="00D12C18">
          <w:rPr>
            <w:rStyle w:val="Hyperlink"/>
            <w:lang w:val="en-US"/>
          </w:rPr>
          <w:t>https://doi.org/10.1093/applin/6.1.71</w:t>
        </w:r>
      </w:hyperlink>
      <w:r w:rsidRPr="00D12C18">
        <w:rPr>
          <w:lang w:val="en-US"/>
        </w:rPr>
        <w:t>.</w:t>
      </w:r>
    </w:p>
    <w:p w14:paraId="6F9E4B13" w14:textId="12DE404C" w:rsidR="00F24196" w:rsidRPr="00F24196" w:rsidRDefault="003E4743" w:rsidP="002F24D8">
      <w:pPr>
        <w:spacing w:line="240" w:lineRule="auto"/>
        <w:rPr>
          <w:i/>
          <w:iCs/>
          <w:lang w:val="en-US"/>
        </w:rPr>
      </w:pPr>
      <w:r w:rsidRPr="007F0FA6">
        <w:rPr>
          <w:lang w:val="en-US"/>
        </w:rPr>
        <w:t>[2</w:t>
      </w:r>
      <w:r>
        <w:rPr>
          <w:lang w:val="en-US"/>
        </w:rPr>
        <w:t>8</w:t>
      </w:r>
      <w:r w:rsidRPr="007F0FA6">
        <w:rPr>
          <w:lang w:val="en-US"/>
        </w:rPr>
        <w:t>] Whitehill, T. and Chau, C. [2004]. Single-word intelligibility in speakers with repaired cleft palate, Clinical Linguistics and Phonetics 18: 341</w:t>
      </w:r>
      <w:r>
        <w:rPr>
          <w:lang w:val="en-US"/>
        </w:rPr>
        <w:t>-</w:t>
      </w:r>
      <w:r w:rsidRPr="007F0FA6">
        <w:rPr>
          <w:lang w:val="en-US"/>
        </w:rPr>
        <w:t xml:space="preserve">355. </w:t>
      </w:r>
      <w:proofErr w:type="spellStart"/>
      <w:r w:rsidRPr="007F0FA6">
        <w:rPr>
          <w:lang w:val="en-US"/>
        </w:rPr>
        <w:t>doi</w:t>
      </w:r>
      <w:proofErr w:type="spellEnd"/>
      <w:r w:rsidRPr="007F0FA6">
        <w:rPr>
          <w:lang w:val="en-US"/>
        </w:rPr>
        <w:t xml:space="preserve">: </w:t>
      </w:r>
      <w:hyperlink r:id="rId34" w:history="1">
        <w:r w:rsidRPr="007F0FA6">
          <w:rPr>
            <w:rStyle w:val="Hyperlink"/>
            <w:lang w:val="en-US"/>
          </w:rPr>
          <w:t>https://doi.org/10.1080/02699200410001663344</w:t>
        </w:r>
      </w:hyperlink>
      <w:r w:rsidRPr="00F24196">
        <w:rPr>
          <w:i/>
          <w:iCs/>
          <w:lang w:val="en-US"/>
        </w:rPr>
        <w:t>.</w:t>
      </w:r>
    </w:p>
    <w:sectPr w:rsidR="00F24196" w:rsidRPr="00F24196">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ven De Maeyer" w:date="2022-11-09T13:32:00Z" w:initials="SDM">
    <w:p w14:paraId="396CB620" w14:textId="77777777" w:rsidR="00E77C12" w:rsidRDefault="00E77C12" w:rsidP="00F14D91">
      <w:r>
        <w:rPr>
          <w:rStyle w:val="Verwijzingopmerking"/>
        </w:rPr>
        <w:annotationRef/>
      </w:r>
      <w:r>
        <w:rPr>
          <w:sz w:val="20"/>
          <w:szCs w:val="20"/>
        </w:rPr>
        <w:t>Let’s call it introduction…</w:t>
      </w:r>
    </w:p>
  </w:comment>
  <w:comment w:id="1" w:author="Sven De Maeyer" w:date="2022-11-09T13:16:00Z" w:initials="SDM">
    <w:p w14:paraId="535C7045" w14:textId="6D1F385F" w:rsidR="00A82EC0" w:rsidRDefault="00A82EC0" w:rsidP="005D3458">
      <w:r>
        <w:rPr>
          <w:rStyle w:val="Verwijzingopmerking"/>
        </w:rPr>
        <w:annotationRef/>
      </w:r>
      <w:r>
        <w:rPr>
          <w:sz w:val="20"/>
          <w:szCs w:val="20"/>
        </w:rPr>
        <w:t>Maybe good to learn the APA7 way of referencing (which is standard in most of the targeted journals). I know, that’s a small detail for now ;-)</w:t>
      </w:r>
    </w:p>
  </w:comment>
  <w:comment w:id="7" w:author="Sven De Maeyer" w:date="2022-11-09T13:19:00Z" w:initials="SDM">
    <w:p w14:paraId="5559CAB9" w14:textId="77777777" w:rsidR="00A82EC0" w:rsidRDefault="00A82EC0" w:rsidP="005B1607">
      <w:r>
        <w:rPr>
          <w:rStyle w:val="Verwijzingopmerking"/>
        </w:rPr>
        <w:annotationRef/>
      </w:r>
      <w:r>
        <w:rPr>
          <w:sz w:val="20"/>
          <w:szCs w:val="20"/>
        </w:rPr>
        <w:t>maybe it’s a good idea to narrow it down here to measurement for research purposes?</w:t>
      </w:r>
    </w:p>
  </w:comment>
  <w:comment w:id="29" w:author="Sven De Maeyer" w:date="2022-11-09T13:23:00Z" w:initials="SDM">
    <w:p w14:paraId="6C7683A4" w14:textId="77777777" w:rsidR="00A82EC0" w:rsidRDefault="00A82EC0" w:rsidP="00B25F54">
      <w:r>
        <w:rPr>
          <w:rStyle w:val="Verwijzingopmerking"/>
        </w:rPr>
        <w:annotationRef/>
      </w:r>
      <w:r>
        <w:rPr>
          <w:sz w:val="20"/>
          <w:szCs w:val="20"/>
        </w:rPr>
        <w:t xml:space="preserve">Great. And now the art of writing is that you can bring in this argument already here in a compelling manner AND in a way that is understandable for a non-statistical audience ;-). </w:t>
      </w:r>
    </w:p>
  </w:comment>
  <w:comment w:id="30" w:author="Sven De Maeyer" w:date="2022-11-09T13:27:00Z" w:initials="SDM">
    <w:p w14:paraId="18F34432" w14:textId="77777777" w:rsidR="00E77C12" w:rsidRDefault="00E77C12" w:rsidP="005E15CA">
      <w:r>
        <w:rPr>
          <w:rStyle w:val="Verwijzingopmerking"/>
        </w:rPr>
        <w:annotationRef/>
      </w:r>
      <w:r>
        <w:rPr>
          <w:sz w:val="20"/>
          <w:szCs w:val="20"/>
        </w:rPr>
        <w:t>This is somewhat abstract to me. What would help is a narrowing down (earlier in the introduction) to the challenge of measuring intelligibility in the context of research questions where child characteristics (e.g., hearing status) are related to their intelligibility. If you do that narrowing earlier then you can relate to that and state this type of questions imply the need for a measurement on the intelligibility of a child (something derived (to not call it estimated in this part of the text) from utterances)…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6CB620" w15:done="0"/>
  <w15:commentEx w15:paraId="535C7045" w15:done="0"/>
  <w15:commentEx w15:paraId="5559CAB9" w15:done="0"/>
  <w15:commentEx w15:paraId="6C7683A4" w15:done="0"/>
  <w15:commentEx w15:paraId="18F3443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62A60" w16cex:dateUtc="2022-11-09T12:32:00Z"/>
  <w16cex:commentExtensible w16cex:durableId="27162695" w16cex:dateUtc="2022-11-09T12:16:00Z"/>
  <w16cex:commentExtensible w16cex:durableId="2716274B" w16cex:dateUtc="2022-11-09T12:19:00Z"/>
  <w16cex:commentExtensible w16cex:durableId="27162864" w16cex:dateUtc="2022-11-09T12:23:00Z"/>
  <w16cex:commentExtensible w16cex:durableId="27162935" w16cex:dateUtc="2022-11-09T12: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6CB620" w16cid:durableId="27162A60"/>
  <w16cid:commentId w16cid:paraId="535C7045" w16cid:durableId="27162695"/>
  <w16cid:commentId w16cid:paraId="5559CAB9" w16cid:durableId="2716274B"/>
  <w16cid:commentId w16cid:paraId="6C7683A4" w16cid:durableId="27162864"/>
  <w16cid:commentId w16cid:paraId="18F34432" w16cid:durableId="2716293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ven De Maeyer">
    <w15:presenceInfo w15:providerId="AD" w15:userId="S::demaeyer@ad.ua.ac.be::a7710417-13f0-4fe1-865c-72edd2f5f8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hideGrammaticalErrors/>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02A"/>
    <w:rsid w:val="00032269"/>
    <w:rsid w:val="00041D10"/>
    <w:rsid w:val="00053E57"/>
    <w:rsid w:val="00060C91"/>
    <w:rsid w:val="00064AA7"/>
    <w:rsid w:val="00065705"/>
    <w:rsid w:val="000B7D79"/>
    <w:rsid w:val="000D0CE4"/>
    <w:rsid w:val="000D0FD5"/>
    <w:rsid w:val="000D6243"/>
    <w:rsid w:val="000D663D"/>
    <w:rsid w:val="000F07FD"/>
    <w:rsid w:val="000F1EC6"/>
    <w:rsid w:val="000F3976"/>
    <w:rsid w:val="001020AB"/>
    <w:rsid w:val="00102292"/>
    <w:rsid w:val="00131D25"/>
    <w:rsid w:val="001456EC"/>
    <w:rsid w:val="00147721"/>
    <w:rsid w:val="00172410"/>
    <w:rsid w:val="001B31A6"/>
    <w:rsid w:val="001B47CB"/>
    <w:rsid w:val="001F25C9"/>
    <w:rsid w:val="0021241B"/>
    <w:rsid w:val="00225ADE"/>
    <w:rsid w:val="0026411C"/>
    <w:rsid w:val="00266EBA"/>
    <w:rsid w:val="00270DEB"/>
    <w:rsid w:val="002A3065"/>
    <w:rsid w:val="002B73E9"/>
    <w:rsid w:val="002B7C4A"/>
    <w:rsid w:val="002C3A99"/>
    <w:rsid w:val="002F24D8"/>
    <w:rsid w:val="002F3EA0"/>
    <w:rsid w:val="0032578A"/>
    <w:rsid w:val="003623E0"/>
    <w:rsid w:val="003B5914"/>
    <w:rsid w:val="003D58FF"/>
    <w:rsid w:val="003E4379"/>
    <w:rsid w:val="003E4743"/>
    <w:rsid w:val="004012D8"/>
    <w:rsid w:val="004532E4"/>
    <w:rsid w:val="005047E7"/>
    <w:rsid w:val="00520986"/>
    <w:rsid w:val="00553174"/>
    <w:rsid w:val="00561628"/>
    <w:rsid w:val="00562B89"/>
    <w:rsid w:val="00564277"/>
    <w:rsid w:val="00567479"/>
    <w:rsid w:val="00572375"/>
    <w:rsid w:val="00573774"/>
    <w:rsid w:val="0058087F"/>
    <w:rsid w:val="005A2083"/>
    <w:rsid w:val="005A21A6"/>
    <w:rsid w:val="005C14B9"/>
    <w:rsid w:val="005C7D38"/>
    <w:rsid w:val="0062307F"/>
    <w:rsid w:val="00647A72"/>
    <w:rsid w:val="00684647"/>
    <w:rsid w:val="006A1046"/>
    <w:rsid w:val="00726040"/>
    <w:rsid w:val="00743F66"/>
    <w:rsid w:val="0075484F"/>
    <w:rsid w:val="007A3F09"/>
    <w:rsid w:val="007B145C"/>
    <w:rsid w:val="007C7CE5"/>
    <w:rsid w:val="007F0FA6"/>
    <w:rsid w:val="00822AC5"/>
    <w:rsid w:val="00891348"/>
    <w:rsid w:val="008A40E3"/>
    <w:rsid w:val="008B7472"/>
    <w:rsid w:val="008C0172"/>
    <w:rsid w:val="008C04CB"/>
    <w:rsid w:val="008C2AA8"/>
    <w:rsid w:val="008C72C0"/>
    <w:rsid w:val="008D57CE"/>
    <w:rsid w:val="008E0E12"/>
    <w:rsid w:val="0094665E"/>
    <w:rsid w:val="0096302A"/>
    <w:rsid w:val="00971C46"/>
    <w:rsid w:val="009724CB"/>
    <w:rsid w:val="00975E88"/>
    <w:rsid w:val="00976C39"/>
    <w:rsid w:val="009D3E04"/>
    <w:rsid w:val="009F3F74"/>
    <w:rsid w:val="00A162C4"/>
    <w:rsid w:val="00A225F7"/>
    <w:rsid w:val="00A27070"/>
    <w:rsid w:val="00A30E5A"/>
    <w:rsid w:val="00A431E9"/>
    <w:rsid w:val="00A82EC0"/>
    <w:rsid w:val="00A85773"/>
    <w:rsid w:val="00A90685"/>
    <w:rsid w:val="00AA59F7"/>
    <w:rsid w:val="00AB0DC4"/>
    <w:rsid w:val="00AE594F"/>
    <w:rsid w:val="00AE6FAE"/>
    <w:rsid w:val="00B00954"/>
    <w:rsid w:val="00B00A0D"/>
    <w:rsid w:val="00B11AD5"/>
    <w:rsid w:val="00B250AD"/>
    <w:rsid w:val="00B4267A"/>
    <w:rsid w:val="00B53329"/>
    <w:rsid w:val="00B56DE0"/>
    <w:rsid w:val="00B712EC"/>
    <w:rsid w:val="00B75ED8"/>
    <w:rsid w:val="00B900CA"/>
    <w:rsid w:val="00B93FAD"/>
    <w:rsid w:val="00BA1021"/>
    <w:rsid w:val="00BA3253"/>
    <w:rsid w:val="00BB6956"/>
    <w:rsid w:val="00BD2204"/>
    <w:rsid w:val="00BE0A5C"/>
    <w:rsid w:val="00C47484"/>
    <w:rsid w:val="00C56025"/>
    <w:rsid w:val="00C62C9D"/>
    <w:rsid w:val="00C90269"/>
    <w:rsid w:val="00C96186"/>
    <w:rsid w:val="00CB6629"/>
    <w:rsid w:val="00D077EE"/>
    <w:rsid w:val="00D10DEC"/>
    <w:rsid w:val="00D124B8"/>
    <w:rsid w:val="00D5246E"/>
    <w:rsid w:val="00D53C9F"/>
    <w:rsid w:val="00D643AA"/>
    <w:rsid w:val="00D81FEA"/>
    <w:rsid w:val="00D85089"/>
    <w:rsid w:val="00D94765"/>
    <w:rsid w:val="00DB6A74"/>
    <w:rsid w:val="00DD0A9B"/>
    <w:rsid w:val="00DD35C7"/>
    <w:rsid w:val="00E338F6"/>
    <w:rsid w:val="00E43B34"/>
    <w:rsid w:val="00E702E9"/>
    <w:rsid w:val="00E776BD"/>
    <w:rsid w:val="00E77C12"/>
    <w:rsid w:val="00EE24A4"/>
    <w:rsid w:val="00F200D6"/>
    <w:rsid w:val="00F22F79"/>
    <w:rsid w:val="00F24196"/>
    <w:rsid w:val="00F24424"/>
    <w:rsid w:val="00F321A5"/>
    <w:rsid w:val="00F3479A"/>
    <w:rsid w:val="00F847A5"/>
    <w:rsid w:val="00F96A5D"/>
    <w:rsid w:val="00FA34D3"/>
    <w:rsid w:val="00FA745F"/>
    <w:rsid w:val="00FA7D63"/>
    <w:rsid w:val="00FB73CF"/>
    <w:rsid w:val="00FD1B88"/>
    <w:rsid w:val="00FD720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2F459"/>
  <w15:chartTrackingRefBased/>
  <w15:docId w15:val="{DA880A05-6BA4-4FAB-9EB5-D213E964C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96302A"/>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F24196"/>
    <w:rPr>
      <w:color w:val="0563C1" w:themeColor="hyperlink"/>
      <w:u w:val="single"/>
    </w:rPr>
  </w:style>
  <w:style w:type="character" w:styleId="Onopgelostemelding">
    <w:name w:val="Unresolved Mention"/>
    <w:basedOn w:val="Standaardalinea-lettertype"/>
    <w:uiPriority w:val="99"/>
    <w:semiHidden/>
    <w:unhideWhenUsed/>
    <w:rsid w:val="00F24196"/>
    <w:rPr>
      <w:color w:val="605E5C"/>
      <w:shd w:val="clear" w:color="auto" w:fill="E1DFDD"/>
    </w:rPr>
  </w:style>
  <w:style w:type="character" w:styleId="Nadruk">
    <w:name w:val="Emphasis"/>
    <w:basedOn w:val="Standaardalinea-lettertype"/>
    <w:uiPriority w:val="20"/>
    <w:qFormat/>
    <w:rsid w:val="00B00A0D"/>
    <w:rPr>
      <w:i/>
      <w:iCs/>
    </w:rPr>
  </w:style>
  <w:style w:type="character" w:customStyle="1" w:styleId="authors">
    <w:name w:val="authors"/>
    <w:basedOn w:val="Standaardalinea-lettertype"/>
    <w:rsid w:val="003E4743"/>
  </w:style>
  <w:style w:type="character" w:customStyle="1" w:styleId="Date1">
    <w:name w:val="Date1"/>
    <w:basedOn w:val="Standaardalinea-lettertype"/>
    <w:rsid w:val="003E4743"/>
  </w:style>
  <w:style w:type="character" w:customStyle="1" w:styleId="arttitle">
    <w:name w:val="art_title"/>
    <w:basedOn w:val="Standaardalinea-lettertype"/>
    <w:rsid w:val="003E4743"/>
  </w:style>
  <w:style w:type="character" w:customStyle="1" w:styleId="serialtitle">
    <w:name w:val="serial_title"/>
    <w:basedOn w:val="Standaardalinea-lettertype"/>
    <w:rsid w:val="003E4743"/>
  </w:style>
  <w:style w:type="character" w:customStyle="1" w:styleId="volumeissue">
    <w:name w:val="volume_issue"/>
    <w:basedOn w:val="Standaardalinea-lettertype"/>
    <w:rsid w:val="003E4743"/>
  </w:style>
  <w:style w:type="character" w:customStyle="1" w:styleId="pagerange">
    <w:name w:val="page_range"/>
    <w:basedOn w:val="Standaardalinea-lettertype"/>
    <w:rsid w:val="003E4743"/>
  </w:style>
  <w:style w:type="character" w:customStyle="1" w:styleId="doilink">
    <w:name w:val="doi_link"/>
    <w:basedOn w:val="Standaardalinea-lettertype"/>
    <w:rsid w:val="003E4743"/>
  </w:style>
  <w:style w:type="character" w:customStyle="1" w:styleId="identifier">
    <w:name w:val="identifier"/>
    <w:basedOn w:val="Standaardalinea-lettertype"/>
    <w:rsid w:val="003E4743"/>
  </w:style>
  <w:style w:type="character" w:styleId="GevolgdeHyperlink">
    <w:name w:val="FollowedHyperlink"/>
    <w:basedOn w:val="Standaardalinea-lettertype"/>
    <w:uiPriority w:val="99"/>
    <w:semiHidden/>
    <w:unhideWhenUsed/>
    <w:rsid w:val="003E4743"/>
    <w:rPr>
      <w:color w:val="954F72" w:themeColor="followedHyperlink"/>
      <w:u w:val="single"/>
    </w:rPr>
  </w:style>
  <w:style w:type="paragraph" w:styleId="Revisie">
    <w:name w:val="Revision"/>
    <w:hidden/>
    <w:uiPriority w:val="99"/>
    <w:semiHidden/>
    <w:rsid w:val="00A82EC0"/>
    <w:pPr>
      <w:spacing w:after="0" w:line="240" w:lineRule="auto"/>
    </w:pPr>
  </w:style>
  <w:style w:type="character" w:styleId="Verwijzingopmerking">
    <w:name w:val="annotation reference"/>
    <w:basedOn w:val="Standaardalinea-lettertype"/>
    <w:uiPriority w:val="99"/>
    <w:semiHidden/>
    <w:unhideWhenUsed/>
    <w:rsid w:val="00A82EC0"/>
    <w:rPr>
      <w:sz w:val="16"/>
      <w:szCs w:val="16"/>
    </w:rPr>
  </w:style>
  <w:style w:type="paragraph" w:styleId="Tekstopmerking">
    <w:name w:val="annotation text"/>
    <w:basedOn w:val="Standaard"/>
    <w:link w:val="TekstopmerkingChar"/>
    <w:uiPriority w:val="99"/>
    <w:semiHidden/>
    <w:unhideWhenUsed/>
    <w:rsid w:val="00A82EC0"/>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82EC0"/>
    <w:rPr>
      <w:sz w:val="20"/>
      <w:szCs w:val="20"/>
    </w:rPr>
  </w:style>
  <w:style w:type="paragraph" w:styleId="Onderwerpvanopmerking">
    <w:name w:val="annotation subject"/>
    <w:basedOn w:val="Tekstopmerking"/>
    <w:next w:val="Tekstopmerking"/>
    <w:link w:val="OnderwerpvanopmerkingChar"/>
    <w:uiPriority w:val="99"/>
    <w:semiHidden/>
    <w:unhideWhenUsed/>
    <w:rsid w:val="00A82EC0"/>
    <w:rPr>
      <w:b/>
      <w:bCs/>
    </w:rPr>
  </w:style>
  <w:style w:type="character" w:customStyle="1" w:styleId="OnderwerpvanopmerkingChar">
    <w:name w:val="Onderwerp van opmerking Char"/>
    <w:basedOn w:val="TekstopmerkingChar"/>
    <w:link w:val="Onderwerpvanopmerking"/>
    <w:uiPriority w:val="99"/>
    <w:semiHidden/>
    <w:rsid w:val="00A82EC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2766597">
      <w:bodyDiv w:val="1"/>
      <w:marLeft w:val="0"/>
      <w:marRight w:val="0"/>
      <w:marTop w:val="0"/>
      <w:marBottom w:val="0"/>
      <w:divBdr>
        <w:top w:val="none" w:sz="0" w:space="0" w:color="auto"/>
        <w:left w:val="none" w:sz="0" w:space="0" w:color="auto"/>
        <w:bottom w:val="none" w:sz="0" w:space="0" w:color="auto"/>
        <w:right w:val="none" w:sz="0" w:space="0" w:color="auto"/>
      </w:divBdr>
      <w:divsChild>
        <w:div w:id="1261139655">
          <w:marLeft w:val="0"/>
          <w:marRight w:val="0"/>
          <w:marTop w:val="0"/>
          <w:marBottom w:val="0"/>
          <w:divBdr>
            <w:top w:val="none" w:sz="0" w:space="0" w:color="auto"/>
            <w:left w:val="none" w:sz="0" w:space="0" w:color="auto"/>
            <w:bottom w:val="none" w:sz="0" w:space="0" w:color="auto"/>
            <w:right w:val="none" w:sz="0" w:space="0" w:color="auto"/>
          </w:divBdr>
        </w:div>
      </w:divsChild>
    </w:div>
    <w:div w:id="1867326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16/j.jcomdis.2012.05.003" TargetMode="External"/><Relationship Id="rId18" Type="http://schemas.openxmlformats.org/officeDocument/2006/relationships/hyperlink" Target="https://doi.org/10.1044/jshd.5404.482" TargetMode="External"/><Relationship Id="rId26" Type="http://schemas.openxmlformats.org/officeDocument/2006/relationships/hyperlink" Target="http://www.biostat.jhsph.edu/fdominic/teaching/bio656/software-gllamm.manual.pdf" TargetMode="External"/><Relationship Id="rId21" Type="http://schemas.openxmlformats.org/officeDocument/2006/relationships/hyperlink" Target="https://doi.org/10.1017/S0272263198002022" TargetMode="External"/><Relationship Id="rId34" Type="http://schemas.openxmlformats.org/officeDocument/2006/relationships/hyperlink" Target="https://doi.org/10.1080/02699200410001663344" TargetMode="External"/><Relationship Id="rId7" Type="http://schemas.microsoft.com/office/2018/08/relationships/commentsExtensible" Target="commentsExtensible.xml"/><Relationship Id="rId12" Type="http://schemas.openxmlformats.org/officeDocument/2006/relationships/hyperlink" Target="https://doi.org/10.1201/9781420010138" TargetMode="External"/><Relationship Id="rId17" Type="http://schemas.openxmlformats.org/officeDocument/2006/relationships/hyperlink" Target="https://doi.org/10.1016/S0147-1767(00)00011-0" TargetMode="External"/><Relationship Id="rId25" Type="http://schemas.openxmlformats.org/officeDocument/2006/relationships/hyperlink" Target="https://www.doi.org/10.1007/BF02295939" TargetMode="External"/><Relationship Id="rId33" Type="http://schemas.openxmlformats.org/officeDocument/2006/relationships/hyperlink" Target="https://doi.org/10.1093/applin/6.1.71" TargetMode="External"/><Relationship Id="rId2" Type="http://schemas.openxmlformats.org/officeDocument/2006/relationships/settings" Target="settings.xml"/><Relationship Id="rId16" Type="http://schemas.openxmlformats.org/officeDocument/2006/relationships/hyperlink" Target="https://pubs.asha.org/doi/abs/10.1044/2020JSLHR&#8722;20&#8722;00008" TargetMode="External"/><Relationship Id="rId20" Type="http://schemas.openxmlformats.org/officeDocument/2006/relationships/hyperlink" Target="https://doi.org/10.1111/j.1467-1770.1995.tb00963.x" TargetMode="External"/><Relationship Id="rId29" Type="http://schemas.openxmlformats.org/officeDocument/2006/relationships/hyperlink" Target="https://doi.org/10.1002/j.1538-7305.1948.tb01338.x" TargetMode="Externa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hyperlink" Target="https://doi.org/10.1017/S0305000921000714" TargetMode="External"/><Relationship Id="rId24" Type="http://schemas.openxmlformats.org/officeDocument/2006/relationships/hyperlink" Target="https://doi.org/10.1080/10904018.2015.1056877" TargetMode="External"/><Relationship Id="rId32" Type="http://schemas.openxmlformats.org/officeDocument/2006/relationships/hyperlink" Target="https://doi.org/10.3366/E1753854809000305" TargetMode="External"/><Relationship Id="rId37" Type="http://schemas.openxmlformats.org/officeDocument/2006/relationships/theme" Target="theme/theme1.xml"/><Relationship Id="rId5" Type="http://schemas.microsoft.com/office/2011/relationships/commentsExtended" Target="commentsExtended.xml"/><Relationship Id="rId15" Type="http://schemas.openxmlformats.org/officeDocument/2006/relationships/hyperlink" Target="https://doi.org/10.1044/2020JSLHR&#8722;20&#8722;00008" TargetMode="External"/><Relationship Id="rId23" Type="http://schemas.openxmlformats.org/officeDocument/2006/relationships/hyperlink" Target="https://doi.org/10.1111/0023-8333.49.s1.8" TargetMode="External"/><Relationship Id="rId28" Type="http://schemas.openxmlformats.org/officeDocument/2006/relationships/hyperlink" Target="http://www.sciencedirect.com/science/article/pii/S0304407604001599" TargetMode="External"/><Relationship Id="rId36" Type="http://schemas.microsoft.com/office/2011/relationships/people" Target="people.xml"/><Relationship Id="rId10" Type="http://schemas.openxmlformats.org/officeDocument/2006/relationships/hyperlink" Target="https://doi.org/10.1016/j.jcomdis.2019.105969" TargetMode="External"/><Relationship Id="rId19" Type="http://schemas.openxmlformats.org/officeDocument/2006/relationships/hyperlink" Target="https://doi.org/10.1201/9780203753736" TargetMode="External"/><Relationship Id="rId31" Type="http://schemas.openxmlformats.org/officeDocument/2006/relationships/hyperlink" Target="https://doi.org/10.1126/science.103.2684.677" TargetMode="External"/><Relationship Id="rId4" Type="http://schemas.openxmlformats.org/officeDocument/2006/relationships/comments" Target="comments.xml"/><Relationship Id="rId9" Type="http://schemas.openxmlformats.org/officeDocument/2006/relationships/image" Target="media/image2.png"/><Relationship Id="rId14" Type="http://schemas.openxmlformats.org/officeDocument/2006/relationships/hyperlink" Target="https://doi.org/10.1093/deafed/enx001" TargetMode="External"/><Relationship Id="rId22" Type="http://schemas.openxmlformats.org/officeDocument/2006/relationships/hyperlink" Target="https://doi.org/10.1111/1467-9922.00038" TargetMode="External"/><Relationship Id="rId27" Type="http://schemas.openxmlformats.org/officeDocument/2006/relationships/hyperlink" Target="https://www.doi.org/10.1016/j.jeconom.2004.08.017" TargetMode="External"/><Relationship Id="rId30" Type="http://schemas.openxmlformats.org/officeDocument/2006/relationships/hyperlink" Target="https://doi.org/10.1111/j.1467-971X.1985.tb00423.x" TargetMode="External"/><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6</Pages>
  <Words>2534</Words>
  <Characters>13939</Characters>
  <Application>Microsoft Office Word</Application>
  <DocSecurity>0</DocSecurity>
  <Lines>116</Lines>
  <Paragraphs>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Manuel Rivera Espejo</dc:creator>
  <cp:keywords/>
  <dc:description/>
  <cp:lastModifiedBy>Sven De Maeyer</cp:lastModifiedBy>
  <cp:revision>3</cp:revision>
  <dcterms:created xsi:type="dcterms:W3CDTF">2022-11-08T12:58:00Z</dcterms:created>
  <dcterms:modified xsi:type="dcterms:W3CDTF">2022-11-09T12:33:00Z</dcterms:modified>
</cp:coreProperties>
</file>